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Arial" w:hAnsi="Arial" w:cs="Arial"/>
          <w:sz w:val="24"/>
          <w:szCs w:val="24"/>
        </w:rPr>
        <w:id w:val="-830218873"/>
        <w:docPartObj>
          <w:docPartGallery w:val="Cover Pages"/>
          <w:docPartUnique/>
        </w:docPartObj>
      </w:sdtPr>
      <w:sdtContent>
        <w:p w14:paraId="6E5A1F9A" w14:textId="438018C9" w:rsidR="00FC061C" w:rsidRPr="00E432AA" w:rsidRDefault="005B15A6" w:rsidP="006C224E">
          <w:pPr>
            <w:spacing w:line="276" w:lineRule="auto"/>
            <w:jc w:val="both"/>
            <w:rPr>
              <w:rFonts w:ascii="Arial" w:hAnsi="Arial" w:cs="Arial"/>
              <w:sz w:val="24"/>
              <w:szCs w:val="24"/>
            </w:rPr>
          </w:pPr>
          <w:r w:rsidRPr="00E432AA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58240" behindDoc="1" locked="0" layoutInCell="1" allowOverlap="1" wp14:anchorId="2B8F3660" wp14:editId="3BB5127A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-914400</wp:posOffset>
                    </wp:positionV>
                    <wp:extent cx="7766685" cy="9296400"/>
                    <wp:effectExtent l="0" t="0" r="5715" b="0"/>
                    <wp:wrapNone/>
                    <wp:docPr id="886054843" name="Rectangle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66685" cy="929640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rgbClr val="293E61">
                                    <a:alpha val="95000"/>
                                  </a:srgbClr>
                                </a:gs>
                                <a:gs pos="100000">
                                  <a:srgbClr val="566384">
                                    <a:alpha val="95000"/>
                                  </a:srgbClr>
                                </a:gs>
                              </a:gsLst>
                              <a:lin ang="5400000" scaled="1"/>
                              <a:tileRect/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A0ABE10" id="Rectangle 3" o:spid="_x0000_s1026" style="position:absolute;margin-left:560.35pt;margin-top:-1in;width:611.55pt;height:732pt;z-index:-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" fillcolor="#293e61" stroked="f" strokeweight="1pt">
                    <v:fill opacity="62259f" color2="#566384" o:opacity2="62259f" rotate="t" focus="100%" type="gradient"/>
                    <w10:wrap anchorx="page"/>
                  </v:rect>
                </w:pict>
              </mc:Fallback>
            </mc:AlternateContent>
          </w:r>
          <w:r w:rsidR="00ED3B7B" w:rsidRPr="00E432AA">
            <w:rPr>
              <w:rFonts w:ascii="Arial" w:hAnsi="Arial" w:cs="Arial"/>
              <w:noProof/>
              <w:sz w:val="24"/>
              <w:szCs w:val="24"/>
            </w:rPr>
            <w:drawing>
              <wp:inline distT="0" distB="0" distL="0" distR="0" wp14:anchorId="03E72DE8" wp14:editId="025099EB">
                <wp:extent cx="5943600" cy="5943600"/>
                <wp:effectExtent l="0" t="0" r="0" b="7620"/>
                <wp:docPr id="197444053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43600" cy="5943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15AD816" w14:textId="69F19D5F" w:rsidR="00FC061C" w:rsidRPr="00E432AA" w:rsidRDefault="00FC061C" w:rsidP="006C224E">
          <w:pPr>
            <w:spacing w:line="276" w:lineRule="auto"/>
            <w:jc w:val="both"/>
            <w:rPr>
              <w:rFonts w:ascii="Arial" w:hAnsi="Arial" w:cs="Arial"/>
              <w:sz w:val="24"/>
              <w:szCs w:val="24"/>
            </w:rPr>
          </w:pPr>
        </w:p>
        <w:p w14:paraId="3E2BB35F" w14:textId="75387830" w:rsidR="00FC061C" w:rsidRPr="00E432AA" w:rsidRDefault="00FC061C" w:rsidP="006C224E">
          <w:pPr>
            <w:spacing w:line="276" w:lineRule="auto"/>
            <w:jc w:val="both"/>
            <w:rPr>
              <w:rFonts w:ascii="Arial" w:hAnsi="Arial" w:cs="Arial"/>
              <w:sz w:val="24"/>
              <w:szCs w:val="24"/>
            </w:rPr>
          </w:pPr>
        </w:p>
        <w:p w14:paraId="19F973E1" w14:textId="51EF43BA" w:rsidR="00FC061C" w:rsidRPr="00E432AA" w:rsidRDefault="00FC061C" w:rsidP="006C224E">
          <w:pPr>
            <w:spacing w:line="276" w:lineRule="auto"/>
            <w:jc w:val="both"/>
            <w:rPr>
              <w:rFonts w:ascii="Arial" w:hAnsi="Arial" w:cs="Arial"/>
              <w:sz w:val="24"/>
              <w:szCs w:val="24"/>
            </w:rPr>
          </w:pPr>
        </w:p>
        <w:p w14:paraId="3B1793D5" w14:textId="119C1B78" w:rsidR="00FC061C" w:rsidRPr="00E432AA" w:rsidRDefault="00FC061C" w:rsidP="006C224E">
          <w:pPr>
            <w:spacing w:line="276" w:lineRule="auto"/>
            <w:jc w:val="both"/>
            <w:rPr>
              <w:rFonts w:ascii="Arial" w:hAnsi="Arial" w:cs="Arial"/>
              <w:sz w:val="24"/>
              <w:szCs w:val="24"/>
            </w:rPr>
          </w:pPr>
        </w:p>
        <w:p w14:paraId="1A8347CD" w14:textId="6F5908E3" w:rsidR="00FC061C" w:rsidRPr="00E432AA" w:rsidRDefault="00FC061C" w:rsidP="006C224E">
          <w:pPr>
            <w:spacing w:line="276" w:lineRule="auto"/>
            <w:jc w:val="both"/>
            <w:rPr>
              <w:rFonts w:ascii="Arial" w:hAnsi="Arial" w:cs="Arial"/>
              <w:sz w:val="24"/>
              <w:szCs w:val="24"/>
            </w:rPr>
          </w:pPr>
        </w:p>
        <w:p w14:paraId="05414EBA" w14:textId="6A395CA7" w:rsidR="00776A29" w:rsidRPr="00E432AA" w:rsidRDefault="00776A29" w:rsidP="006C224E">
          <w:pPr>
            <w:pStyle w:val="Footer"/>
            <w:spacing w:line="276" w:lineRule="auto"/>
            <w:jc w:val="both"/>
            <w:rPr>
              <w:rFonts w:ascii="Arial" w:hAnsi="Arial" w:cs="Arial"/>
              <w:b/>
              <w:bCs/>
              <w:color w:val="FFFFFF" w:themeColor="background1"/>
              <w:sz w:val="24"/>
              <w:szCs w:val="24"/>
            </w:rPr>
          </w:pPr>
        </w:p>
        <w:p w14:paraId="060773B8" w14:textId="6CD1BC7F" w:rsidR="00776A29" w:rsidRPr="00E432AA" w:rsidRDefault="00184B22" w:rsidP="006C224E">
          <w:pPr>
            <w:pStyle w:val="Footer"/>
            <w:spacing w:line="276" w:lineRule="auto"/>
            <w:jc w:val="both"/>
            <w:rPr>
              <w:rFonts w:ascii="Arial" w:hAnsi="Arial" w:cs="Arial"/>
              <w:b/>
              <w:bCs/>
              <w:color w:val="FFFFFF" w:themeColor="background1"/>
              <w:sz w:val="24"/>
              <w:szCs w:val="24"/>
            </w:rPr>
          </w:pPr>
          <w:r w:rsidRPr="00E432AA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331E2BB4" wp14:editId="647427C1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193583</wp:posOffset>
                    </wp:positionV>
                    <wp:extent cx="7896860" cy="1149713"/>
                    <wp:effectExtent l="0" t="0" r="8890" b="0"/>
                    <wp:wrapNone/>
                    <wp:docPr id="872281662" name="Group 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896860" cy="1149713"/>
                              <a:chOff x="-57729" y="38099"/>
                              <a:chExt cx="7896860" cy="824345"/>
                            </a:xfrm>
                          </wpg:grpSpPr>
                          <wps:wsp>
                            <wps:cNvPr id="310942839" name="Rectangle 6"/>
                            <wps:cNvSpPr/>
                            <wps:spPr>
                              <a:xfrm>
                                <a:off x="-57729" y="38099"/>
                                <a:ext cx="7896860" cy="8243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45C39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ECD702A" w14:textId="46219802" w:rsidR="00776A29" w:rsidRPr="00776A29" w:rsidRDefault="00776A29" w:rsidP="00DD0B68">
                                  <w:pPr>
                                    <w:pStyle w:val="Footer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33774128" name="Text Box 7"/>
                            <wps:cNvSpPr txBox="1"/>
                            <wps:spPr>
                              <a:xfrm>
                                <a:off x="216592" y="147370"/>
                                <a:ext cx="7117080" cy="6005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A56E5FF" w14:textId="6EB18827" w:rsidR="00184B22" w:rsidRPr="008B497F" w:rsidRDefault="00DD0B68" w:rsidP="00184B22">
                                  <w:pPr>
                                    <w:pStyle w:val="Footer"/>
                                    <w:jc w:val="center"/>
                                    <w:rPr>
                                      <w:rFonts w:ascii="Verdana" w:hAnsi="Verdana" w:cs="Tahoma"/>
                                      <w:b/>
                                      <w:bCs/>
                                      <w:color w:val="FFFFFF" w:themeColor="background1"/>
                                      <w:sz w:val="44"/>
                                      <w:szCs w:val="44"/>
                                    </w:rPr>
                                  </w:pPr>
                                  <w:r w:rsidRPr="008B497F">
                                    <w:rPr>
                                      <w:rFonts w:ascii="Verdana" w:hAnsi="Verdana" w:cs="Tahoma"/>
                                      <w:b/>
                                      <w:bCs/>
                                      <w:color w:val="FFFFFF" w:themeColor="background1"/>
                                      <w:sz w:val="44"/>
                                      <w:szCs w:val="44"/>
                                    </w:rPr>
                                    <w:t>USER GUIDE FOR TL F</w:t>
                                  </w:r>
                                  <w:r w:rsidR="00C421E7" w:rsidRPr="008B497F">
                                    <w:rPr>
                                      <w:rFonts w:ascii="Verdana" w:hAnsi="Verdana" w:cs="Tahoma"/>
                                      <w:b/>
                                      <w:bCs/>
                                      <w:color w:val="FFFFFF" w:themeColor="background1"/>
                                      <w:sz w:val="44"/>
                                      <w:szCs w:val="44"/>
                                    </w:rPr>
                                    <w:t>ORGE</w:t>
                                  </w:r>
                                  <w:r w:rsidR="00184B22" w:rsidRPr="008B497F">
                                    <w:rPr>
                                      <w:rFonts w:ascii="Verdana" w:hAnsi="Verdana" w:cs="Tahoma"/>
                                      <w:b/>
                                      <w:bCs/>
                                      <w:color w:val="FFFFFF" w:themeColor="background1"/>
                                      <w:sz w:val="44"/>
                                      <w:szCs w:val="44"/>
                                    </w:rPr>
                                    <w:t xml:space="preserve"> 2024</w:t>
                                  </w:r>
                                </w:p>
                                <w:p w14:paraId="6199A9F6" w14:textId="6AF25594" w:rsidR="00DD0B68" w:rsidRPr="008B497F" w:rsidRDefault="001B31E7" w:rsidP="00184B22">
                                  <w:pPr>
                                    <w:pStyle w:val="Footer"/>
                                    <w:jc w:val="center"/>
                                    <w:rPr>
                                      <w:rFonts w:ascii="Verdana" w:hAnsi="Verdana" w:cs="Tahoma"/>
                                      <w:b/>
                                      <w:bCs/>
                                      <w:sz w:val="44"/>
                                      <w:szCs w:val="44"/>
                                    </w:rPr>
                                  </w:pPr>
                                  <w:r w:rsidRPr="008B497F">
                                    <w:rPr>
                                      <w:rFonts w:ascii="Verdana" w:hAnsi="Verdana" w:cs="Tahoma"/>
                                      <w:b/>
                                      <w:bCs/>
                                      <w:color w:val="FFFFFF" w:themeColor="background1"/>
                                      <w:sz w:val="44"/>
                                      <w:szCs w:val="44"/>
                                    </w:rPr>
                                    <w:t>ALEJANDRO SAINZ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331E2BB4" id="Group 8" o:spid="_x0000_s1026" style="position:absolute;left:0;text-align:left;margin-left:0;margin-top:15.25pt;width:621.8pt;height:90.55pt;z-index:251661312;mso-position-horizontal:left;mso-position-horizontal-relative:page;mso-width-relative:margin;mso-height-relative:margin" coordorigin="-577,380" coordsize="78968,8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">
                    <v:rect id="Rectangle 6" o:spid="_x0000_s1027" style="position:absolute;left:-577;top:380;width:78968;height:8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" fillcolor="#45c396" stroked="f" strokeweight="1pt">
                      <v:textbox>
                        <w:txbxContent>
                          <w:p w14:paraId="7ECD702A" w14:textId="46219802" w:rsidR="00776A29" w:rsidRPr="00776A29" w:rsidRDefault="00776A29" w:rsidP="00DD0B68">
                            <w:pPr>
                              <w:pStyle w:val="Footer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7" o:spid="_x0000_s1028" type="#_x0000_t202" style="position:absolute;left:2165;top:1473;width:71171;height:6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" filled="f" stroked="f" strokeweight=".5pt">
                      <v:textbox>
                        <w:txbxContent>
                          <w:p w14:paraId="5A56E5FF" w14:textId="6EB18827" w:rsidR="00184B22" w:rsidRPr="008B497F" w:rsidRDefault="00DD0B68" w:rsidP="00184B22">
                            <w:pPr>
                              <w:pStyle w:val="Footer"/>
                              <w:jc w:val="center"/>
                              <w:rPr>
                                <w:rFonts w:ascii="Verdana" w:hAnsi="Verdana" w:cs="Tahoma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8B497F">
                              <w:rPr>
                                <w:rFonts w:ascii="Verdana" w:hAnsi="Verdana" w:cs="Tahoma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>USER GUIDE FOR TL F</w:t>
                            </w:r>
                            <w:r w:rsidR="00C421E7" w:rsidRPr="008B497F">
                              <w:rPr>
                                <w:rFonts w:ascii="Verdana" w:hAnsi="Verdana" w:cs="Tahoma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>ORGE</w:t>
                            </w:r>
                            <w:r w:rsidR="00184B22" w:rsidRPr="008B497F">
                              <w:rPr>
                                <w:rFonts w:ascii="Verdana" w:hAnsi="Verdana" w:cs="Tahoma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 2024</w:t>
                            </w:r>
                          </w:p>
                          <w:p w14:paraId="6199A9F6" w14:textId="6AF25594" w:rsidR="00DD0B68" w:rsidRPr="008B497F" w:rsidRDefault="001B31E7" w:rsidP="00184B22">
                            <w:pPr>
                              <w:pStyle w:val="Footer"/>
                              <w:jc w:val="center"/>
                              <w:rPr>
                                <w:rFonts w:ascii="Verdana" w:hAnsi="Verdana" w:cs="Tahoma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8B497F">
                              <w:rPr>
                                <w:rFonts w:ascii="Verdana" w:hAnsi="Verdana" w:cs="Tahoma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>ALEJANDRO SAINZ</w:t>
                            </w:r>
                          </w:p>
                        </w:txbxContent>
                      </v:textbox>
                    </v:shape>
                    <w10:wrap anchorx="page"/>
                  </v:group>
                </w:pict>
              </mc:Fallback>
            </mc:AlternateContent>
          </w:r>
        </w:p>
        <w:p w14:paraId="243998B7" w14:textId="781CE979" w:rsidR="00FC061C" w:rsidRPr="00E432AA" w:rsidRDefault="00FC061C" w:rsidP="006C224E">
          <w:pPr>
            <w:spacing w:line="276" w:lineRule="auto"/>
            <w:jc w:val="both"/>
            <w:rPr>
              <w:rFonts w:ascii="Arial" w:hAnsi="Arial" w:cs="Arial"/>
              <w:sz w:val="24"/>
              <w:szCs w:val="24"/>
            </w:rPr>
          </w:pPr>
        </w:p>
        <w:sdt>
          <w:sdtPr>
            <w:rPr>
              <w:rFonts w:ascii="Arial" w:eastAsiaTheme="minorHAnsi" w:hAnsi="Arial" w:cs="Arial"/>
              <w:color w:val="auto"/>
              <w:kern w:val="2"/>
              <w:sz w:val="24"/>
              <w:szCs w:val="24"/>
              <w:lang w:val="en-CA"/>
              <w14:ligatures w14:val="standardContextual"/>
            </w:rPr>
            <w:id w:val="-692997977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14:paraId="75ABF7B7" w14:textId="64A12AFD" w:rsidR="00FC061C" w:rsidRPr="00E432AA" w:rsidRDefault="00FC061C" w:rsidP="006C224E">
              <w:pPr>
                <w:pStyle w:val="TOCHeading"/>
                <w:spacing w:line="276" w:lineRule="auto"/>
                <w:jc w:val="both"/>
                <w:rPr>
                  <w:rFonts w:ascii="Arial" w:hAnsi="Arial" w:cs="Arial"/>
                  <w:sz w:val="24"/>
                  <w:szCs w:val="24"/>
                </w:rPr>
              </w:pPr>
              <w:r w:rsidRPr="00E432AA">
                <w:rPr>
                  <w:rFonts w:ascii="Arial" w:hAnsi="Arial" w:cs="Arial"/>
                  <w:sz w:val="24"/>
                  <w:szCs w:val="24"/>
                </w:rPr>
                <w:t>Contents</w:t>
              </w:r>
            </w:p>
            <w:p w14:paraId="7E24E3B0" w14:textId="183909C8" w:rsidR="006E0BFF" w:rsidRDefault="00FC061C">
              <w:pPr>
                <w:pStyle w:val="TOC1"/>
                <w:tabs>
                  <w:tab w:val="right" w:leader="dot" w:pos="9350"/>
                </w:tabs>
                <w:rPr>
                  <w:ins w:id="0" w:author="Alejandro Sainz" w:date="2024-03-30T03:31:00Z" w16du:dateUtc="2024-03-30T07:31:00Z"/>
                  <w:rFonts w:eastAsiaTheme="minorEastAsia"/>
                  <w:noProof/>
                  <w:lang w:eastAsia="en-CA"/>
                </w:rPr>
              </w:pPr>
              <w:r w:rsidRPr="00E432AA">
                <w:rPr>
                  <w:rFonts w:ascii="Arial" w:hAnsi="Arial" w:cs="Arial"/>
                  <w:sz w:val="24"/>
                  <w:szCs w:val="24"/>
                </w:rPr>
                <w:fldChar w:fldCharType="begin"/>
              </w:r>
              <w:r w:rsidRPr="00E432AA">
                <w:rPr>
                  <w:rFonts w:ascii="Arial" w:hAnsi="Arial" w:cs="Arial"/>
                  <w:sz w:val="24"/>
                  <w:szCs w:val="24"/>
                </w:rPr>
                <w:instrText xml:space="preserve"> TOC \o "1-3" \h \z \u </w:instrText>
              </w:r>
              <w:r w:rsidRPr="00E432AA">
                <w:rPr>
                  <w:rFonts w:ascii="Arial" w:hAnsi="Arial" w:cs="Arial"/>
                  <w:sz w:val="24"/>
                  <w:szCs w:val="24"/>
                </w:rPr>
                <w:fldChar w:fldCharType="separate"/>
              </w:r>
              <w:ins w:id="1" w:author="Alejandro Sainz" w:date="2024-03-30T03:31:00Z" w16du:dateUtc="2024-03-30T07:31:00Z">
                <w:r w:rsidR="006E0BFF" w:rsidRPr="00DB4C1C">
                  <w:rPr>
                    <w:rStyle w:val="Hyperlink"/>
                    <w:noProof/>
                  </w:rPr>
                  <w:fldChar w:fldCharType="begin"/>
                </w:r>
                <w:r w:rsidR="006E0BFF" w:rsidRPr="00DB4C1C">
                  <w:rPr>
                    <w:rStyle w:val="Hyperlink"/>
                    <w:noProof/>
                  </w:rPr>
                  <w:instrText xml:space="preserve"> </w:instrText>
                </w:r>
                <w:r w:rsidR="006E0BFF">
                  <w:rPr>
                    <w:noProof/>
                  </w:rPr>
                  <w:instrText>HYPERLINK \l "_Toc162661877"</w:instrText>
                </w:r>
                <w:r w:rsidR="006E0BFF" w:rsidRPr="00DB4C1C">
                  <w:rPr>
                    <w:rStyle w:val="Hyperlink"/>
                    <w:noProof/>
                  </w:rPr>
                  <w:instrText xml:space="preserve"> </w:instrText>
                </w:r>
                <w:r w:rsidR="006E0BFF" w:rsidRPr="00DB4C1C">
                  <w:rPr>
                    <w:rStyle w:val="Hyperlink"/>
                    <w:noProof/>
                  </w:rPr>
                </w:r>
                <w:r w:rsidR="006E0BFF" w:rsidRPr="00DB4C1C">
                  <w:rPr>
                    <w:rStyle w:val="Hyperlink"/>
                    <w:noProof/>
                  </w:rPr>
                  <w:fldChar w:fldCharType="separate"/>
                </w:r>
                <w:r w:rsidR="006E0BFF" w:rsidRPr="00DB4C1C">
                  <w:rPr>
                    <w:rStyle w:val="Hyperlink"/>
                    <w:rFonts w:ascii="Arial" w:hAnsi="Arial" w:cs="Arial"/>
                    <w:noProof/>
                  </w:rPr>
                  <w:t>Introduction</w:t>
                </w:r>
                <w:r w:rsidR="006E0BFF">
                  <w:rPr>
                    <w:noProof/>
                    <w:webHidden/>
                  </w:rPr>
                  <w:tab/>
                </w:r>
                <w:r w:rsidR="006E0BFF">
                  <w:rPr>
                    <w:noProof/>
                    <w:webHidden/>
                  </w:rPr>
                  <w:fldChar w:fldCharType="begin"/>
                </w:r>
                <w:r w:rsidR="006E0BFF">
                  <w:rPr>
                    <w:noProof/>
                    <w:webHidden/>
                  </w:rPr>
                  <w:instrText xml:space="preserve"> PAGEREF _Toc162661877 \h </w:instrText>
                </w:r>
                <w:r w:rsidR="006E0BFF">
                  <w:rPr>
                    <w:noProof/>
                    <w:webHidden/>
                  </w:rPr>
                </w:r>
              </w:ins>
              <w:r w:rsidR="006E0BFF">
                <w:rPr>
                  <w:noProof/>
                  <w:webHidden/>
                </w:rPr>
                <w:fldChar w:fldCharType="separate"/>
              </w:r>
              <w:ins w:id="2" w:author="Alejandro Sainz" w:date="2024-03-30T03:31:00Z" w16du:dateUtc="2024-03-30T07:31:00Z">
                <w:r w:rsidR="006E0BFF">
                  <w:rPr>
                    <w:noProof/>
                    <w:webHidden/>
                  </w:rPr>
                  <w:t>1</w:t>
                </w:r>
                <w:r w:rsidR="006E0BFF">
                  <w:rPr>
                    <w:noProof/>
                    <w:webHidden/>
                  </w:rPr>
                  <w:fldChar w:fldCharType="end"/>
                </w:r>
                <w:r w:rsidR="006E0BFF" w:rsidRPr="00DB4C1C">
                  <w:rPr>
                    <w:rStyle w:val="Hyperlink"/>
                    <w:noProof/>
                  </w:rPr>
                  <w:fldChar w:fldCharType="end"/>
                </w:r>
              </w:ins>
            </w:p>
            <w:p w14:paraId="683FDDCE" w14:textId="68F59E9E" w:rsidR="006E0BFF" w:rsidRDefault="006E0BFF">
              <w:pPr>
                <w:pStyle w:val="TOC1"/>
                <w:tabs>
                  <w:tab w:val="right" w:leader="dot" w:pos="9350"/>
                </w:tabs>
                <w:rPr>
                  <w:ins w:id="3" w:author="Alejandro Sainz" w:date="2024-03-30T03:31:00Z" w16du:dateUtc="2024-03-30T07:31:00Z"/>
                  <w:rFonts w:eastAsiaTheme="minorEastAsia"/>
                  <w:noProof/>
                  <w:lang w:eastAsia="en-CA"/>
                </w:rPr>
              </w:pPr>
              <w:ins w:id="4" w:author="Alejandro Sainz" w:date="2024-03-30T03:31:00Z" w16du:dateUtc="2024-03-30T07:31:00Z">
                <w:r w:rsidRPr="00DB4C1C">
                  <w:rPr>
                    <w:rStyle w:val="Hyperlink"/>
                    <w:noProof/>
                  </w:rPr>
                  <w:fldChar w:fldCharType="begin"/>
                </w:r>
                <w:r w:rsidRPr="00DB4C1C">
                  <w:rPr>
                    <w:rStyle w:val="Hyperlink"/>
                    <w:noProof/>
                  </w:rPr>
                  <w:instrText xml:space="preserve"> </w:instrText>
                </w:r>
                <w:r>
                  <w:rPr>
                    <w:noProof/>
                  </w:rPr>
                  <w:instrText>HYPERLINK \l "_Toc162661878"</w:instrText>
                </w:r>
                <w:r w:rsidRPr="00DB4C1C">
                  <w:rPr>
                    <w:rStyle w:val="Hyperlink"/>
                    <w:noProof/>
                  </w:rPr>
                  <w:instrText xml:space="preserve"> </w:instrText>
                </w:r>
                <w:r w:rsidRPr="00DB4C1C">
                  <w:rPr>
                    <w:rStyle w:val="Hyperlink"/>
                    <w:noProof/>
                  </w:rPr>
                </w:r>
                <w:r w:rsidRPr="00DB4C1C">
                  <w:rPr>
                    <w:rStyle w:val="Hyperlink"/>
                    <w:noProof/>
                  </w:rPr>
                  <w:fldChar w:fldCharType="separate"/>
                </w:r>
                <w:r w:rsidRPr="00DB4C1C">
                  <w:rPr>
                    <w:rStyle w:val="Hyperlink"/>
                    <w:rFonts w:ascii="Arial" w:hAnsi="Arial" w:cs="Arial"/>
                    <w:noProof/>
                  </w:rPr>
                  <w:t>Features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_Toc162661878 \h </w:instrText>
                </w:r>
                <w:r>
                  <w:rPr>
                    <w:noProof/>
                    <w:webHidden/>
                  </w:rPr>
                </w:r>
              </w:ins>
              <w:r>
                <w:rPr>
                  <w:noProof/>
                  <w:webHidden/>
                </w:rPr>
                <w:fldChar w:fldCharType="separate"/>
              </w:r>
              <w:ins w:id="5" w:author="Alejandro Sainz" w:date="2024-03-30T03:31:00Z" w16du:dateUtc="2024-03-30T07:31:00Z"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  <w:r w:rsidRPr="00DB4C1C">
                  <w:rPr>
                    <w:rStyle w:val="Hyperlink"/>
                    <w:noProof/>
                  </w:rPr>
                  <w:fldChar w:fldCharType="end"/>
                </w:r>
              </w:ins>
            </w:p>
            <w:p w14:paraId="752D263D" w14:textId="199DF1F8" w:rsidR="006E0BFF" w:rsidRDefault="006E0BFF">
              <w:pPr>
                <w:pStyle w:val="TOC1"/>
                <w:tabs>
                  <w:tab w:val="right" w:leader="dot" w:pos="9350"/>
                </w:tabs>
                <w:rPr>
                  <w:ins w:id="6" w:author="Alejandro Sainz" w:date="2024-03-30T03:31:00Z" w16du:dateUtc="2024-03-30T07:31:00Z"/>
                  <w:rFonts w:eastAsiaTheme="minorEastAsia"/>
                  <w:noProof/>
                  <w:lang w:eastAsia="en-CA"/>
                </w:rPr>
              </w:pPr>
              <w:ins w:id="7" w:author="Alejandro Sainz" w:date="2024-03-30T03:31:00Z" w16du:dateUtc="2024-03-30T07:31:00Z">
                <w:r w:rsidRPr="00DB4C1C">
                  <w:rPr>
                    <w:rStyle w:val="Hyperlink"/>
                    <w:noProof/>
                  </w:rPr>
                  <w:fldChar w:fldCharType="begin"/>
                </w:r>
                <w:r w:rsidRPr="00DB4C1C">
                  <w:rPr>
                    <w:rStyle w:val="Hyperlink"/>
                    <w:noProof/>
                  </w:rPr>
                  <w:instrText xml:space="preserve"> </w:instrText>
                </w:r>
                <w:r>
                  <w:rPr>
                    <w:noProof/>
                  </w:rPr>
                  <w:instrText>HYPERLINK \l "_Toc162661879"</w:instrText>
                </w:r>
                <w:r w:rsidRPr="00DB4C1C">
                  <w:rPr>
                    <w:rStyle w:val="Hyperlink"/>
                    <w:noProof/>
                  </w:rPr>
                  <w:instrText xml:space="preserve"> </w:instrText>
                </w:r>
                <w:r w:rsidRPr="00DB4C1C">
                  <w:rPr>
                    <w:rStyle w:val="Hyperlink"/>
                    <w:noProof/>
                  </w:rPr>
                </w:r>
                <w:r w:rsidRPr="00DB4C1C">
                  <w:rPr>
                    <w:rStyle w:val="Hyperlink"/>
                    <w:noProof/>
                  </w:rPr>
                  <w:fldChar w:fldCharType="separate"/>
                </w:r>
                <w:r w:rsidRPr="00DB4C1C">
                  <w:rPr>
                    <w:rStyle w:val="Hyperlink"/>
                    <w:rFonts w:ascii="Arial" w:hAnsi="Arial" w:cs="Arial"/>
                    <w:noProof/>
                  </w:rPr>
                  <w:t>Setup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_Toc162661879 \h </w:instrText>
                </w:r>
                <w:r>
                  <w:rPr>
                    <w:noProof/>
                    <w:webHidden/>
                  </w:rPr>
                </w:r>
              </w:ins>
              <w:r>
                <w:rPr>
                  <w:noProof/>
                  <w:webHidden/>
                </w:rPr>
                <w:fldChar w:fldCharType="separate"/>
              </w:r>
              <w:ins w:id="8" w:author="Alejandro Sainz" w:date="2024-03-30T03:31:00Z" w16du:dateUtc="2024-03-30T07:31:00Z"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  <w:r w:rsidRPr="00DB4C1C">
                  <w:rPr>
                    <w:rStyle w:val="Hyperlink"/>
                    <w:noProof/>
                  </w:rPr>
                  <w:fldChar w:fldCharType="end"/>
                </w:r>
              </w:ins>
            </w:p>
            <w:p w14:paraId="6020DC68" w14:textId="7826CA68" w:rsidR="006E0BFF" w:rsidRDefault="006E0BFF">
              <w:pPr>
                <w:pStyle w:val="TOC2"/>
                <w:tabs>
                  <w:tab w:val="right" w:leader="dot" w:pos="9350"/>
                </w:tabs>
                <w:rPr>
                  <w:ins w:id="9" w:author="Alejandro Sainz" w:date="2024-03-30T03:31:00Z" w16du:dateUtc="2024-03-30T07:31:00Z"/>
                  <w:rFonts w:eastAsiaTheme="minorEastAsia"/>
                  <w:noProof/>
                  <w:lang w:eastAsia="en-CA"/>
                </w:rPr>
              </w:pPr>
              <w:ins w:id="10" w:author="Alejandro Sainz" w:date="2024-03-30T03:31:00Z" w16du:dateUtc="2024-03-30T07:31:00Z">
                <w:r w:rsidRPr="00DB4C1C">
                  <w:rPr>
                    <w:rStyle w:val="Hyperlink"/>
                    <w:noProof/>
                  </w:rPr>
                  <w:fldChar w:fldCharType="begin"/>
                </w:r>
                <w:r w:rsidRPr="00DB4C1C">
                  <w:rPr>
                    <w:rStyle w:val="Hyperlink"/>
                    <w:noProof/>
                  </w:rPr>
                  <w:instrText xml:space="preserve"> </w:instrText>
                </w:r>
                <w:r>
                  <w:rPr>
                    <w:noProof/>
                  </w:rPr>
                  <w:instrText>HYPERLINK \l "_Toc162661880"</w:instrText>
                </w:r>
                <w:r w:rsidRPr="00DB4C1C">
                  <w:rPr>
                    <w:rStyle w:val="Hyperlink"/>
                    <w:noProof/>
                  </w:rPr>
                  <w:instrText xml:space="preserve"> </w:instrText>
                </w:r>
                <w:r w:rsidRPr="00DB4C1C">
                  <w:rPr>
                    <w:rStyle w:val="Hyperlink"/>
                    <w:noProof/>
                  </w:rPr>
                </w:r>
                <w:r w:rsidRPr="00DB4C1C">
                  <w:rPr>
                    <w:rStyle w:val="Hyperlink"/>
                    <w:noProof/>
                  </w:rPr>
                  <w:fldChar w:fldCharType="separate"/>
                </w:r>
                <w:r w:rsidRPr="00DB4C1C">
                  <w:rPr>
                    <w:rStyle w:val="Hyperlink"/>
                    <w:rFonts w:ascii="Arial" w:hAnsi="Arial" w:cs="Arial"/>
                    <w:noProof/>
                  </w:rPr>
                  <w:t>Requisites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_Toc162661880 \h </w:instrText>
                </w:r>
                <w:r>
                  <w:rPr>
                    <w:noProof/>
                    <w:webHidden/>
                  </w:rPr>
                </w:r>
              </w:ins>
              <w:r>
                <w:rPr>
                  <w:noProof/>
                  <w:webHidden/>
                </w:rPr>
                <w:fldChar w:fldCharType="separate"/>
              </w:r>
              <w:ins w:id="11" w:author="Alejandro Sainz" w:date="2024-03-30T03:31:00Z" w16du:dateUtc="2024-03-30T07:31:00Z"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  <w:r w:rsidRPr="00DB4C1C">
                  <w:rPr>
                    <w:rStyle w:val="Hyperlink"/>
                    <w:noProof/>
                  </w:rPr>
                  <w:fldChar w:fldCharType="end"/>
                </w:r>
              </w:ins>
            </w:p>
            <w:p w14:paraId="67B4717F" w14:textId="027F6ECB" w:rsidR="006E0BFF" w:rsidRDefault="006E0BFF">
              <w:pPr>
                <w:pStyle w:val="TOC2"/>
                <w:tabs>
                  <w:tab w:val="right" w:leader="dot" w:pos="9350"/>
                </w:tabs>
                <w:rPr>
                  <w:ins w:id="12" w:author="Alejandro Sainz" w:date="2024-03-30T03:31:00Z" w16du:dateUtc="2024-03-30T07:31:00Z"/>
                  <w:rFonts w:eastAsiaTheme="minorEastAsia"/>
                  <w:noProof/>
                  <w:lang w:eastAsia="en-CA"/>
                </w:rPr>
              </w:pPr>
              <w:ins w:id="13" w:author="Alejandro Sainz" w:date="2024-03-30T03:31:00Z" w16du:dateUtc="2024-03-30T07:31:00Z">
                <w:r w:rsidRPr="00DB4C1C">
                  <w:rPr>
                    <w:rStyle w:val="Hyperlink"/>
                    <w:noProof/>
                  </w:rPr>
                  <w:fldChar w:fldCharType="begin"/>
                </w:r>
                <w:r w:rsidRPr="00DB4C1C">
                  <w:rPr>
                    <w:rStyle w:val="Hyperlink"/>
                    <w:noProof/>
                  </w:rPr>
                  <w:instrText xml:space="preserve"> </w:instrText>
                </w:r>
                <w:r>
                  <w:rPr>
                    <w:noProof/>
                  </w:rPr>
                  <w:instrText>HYPERLINK \l "_Toc162661881"</w:instrText>
                </w:r>
                <w:r w:rsidRPr="00DB4C1C">
                  <w:rPr>
                    <w:rStyle w:val="Hyperlink"/>
                    <w:noProof/>
                  </w:rPr>
                  <w:instrText xml:space="preserve"> </w:instrText>
                </w:r>
                <w:r w:rsidRPr="00DB4C1C">
                  <w:rPr>
                    <w:rStyle w:val="Hyperlink"/>
                    <w:noProof/>
                  </w:rPr>
                </w:r>
                <w:r w:rsidRPr="00DB4C1C">
                  <w:rPr>
                    <w:rStyle w:val="Hyperlink"/>
                    <w:noProof/>
                  </w:rPr>
                  <w:fldChar w:fldCharType="separate"/>
                </w:r>
                <w:r w:rsidRPr="00DB4C1C">
                  <w:rPr>
                    <w:rStyle w:val="Hyperlink"/>
                    <w:rFonts w:ascii="Arial" w:hAnsi="Arial" w:cs="Arial"/>
                    <w:noProof/>
                  </w:rPr>
                  <w:t>Configuration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_Toc162661881 \h </w:instrText>
                </w:r>
                <w:r>
                  <w:rPr>
                    <w:noProof/>
                    <w:webHidden/>
                  </w:rPr>
                </w:r>
              </w:ins>
              <w:r>
                <w:rPr>
                  <w:noProof/>
                  <w:webHidden/>
                </w:rPr>
                <w:fldChar w:fldCharType="separate"/>
              </w:r>
              <w:ins w:id="14" w:author="Alejandro Sainz" w:date="2024-03-30T03:31:00Z" w16du:dateUtc="2024-03-30T07:31:00Z"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  <w:r w:rsidRPr="00DB4C1C">
                  <w:rPr>
                    <w:rStyle w:val="Hyperlink"/>
                    <w:noProof/>
                  </w:rPr>
                  <w:fldChar w:fldCharType="end"/>
                </w:r>
              </w:ins>
            </w:p>
            <w:p w14:paraId="10730EAC" w14:textId="17AD8FF8" w:rsidR="006E0BFF" w:rsidRDefault="006E0BFF">
              <w:pPr>
                <w:pStyle w:val="TOC1"/>
                <w:tabs>
                  <w:tab w:val="right" w:leader="dot" w:pos="9350"/>
                </w:tabs>
                <w:rPr>
                  <w:ins w:id="15" w:author="Alejandro Sainz" w:date="2024-03-30T03:31:00Z" w16du:dateUtc="2024-03-30T07:31:00Z"/>
                  <w:rFonts w:eastAsiaTheme="minorEastAsia"/>
                  <w:noProof/>
                  <w:lang w:eastAsia="en-CA"/>
                </w:rPr>
              </w:pPr>
              <w:ins w:id="16" w:author="Alejandro Sainz" w:date="2024-03-30T03:31:00Z" w16du:dateUtc="2024-03-30T07:31:00Z">
                <w:r w:rsidRPr="00DB4C1C">
                  <w:rPr>
                    <w:rStyle w:val="Hyperlink"/>
                    <w:noProof/>
                  </w:rPr>
                  <w:fldChar w:fldCharType="begin"/>
                </w:r>
                <w:r w:rsidRPr="00DB4C1C">
                  <w:rPr>
                    <w:rStyle w:val="Hyperlink"/>
                    <w:noProof/>
                  </w:rPr>
                  <w:instrText xml:space="preserve"> </w:instrText>
                </w:r>
                <w:r>
                  <w:rPr>
                    <w:noProof/>
                  </w:rPr>
                  <w:instrText>HYPERLINK \l "_Toc162661882"</w:instrText>
                </w:r>
                <w:r w:rsidRPr="00DB4C1C">
                  <w:rPr>
                    <w:rStyle w:val="Hyperlink"/>
                    <w:noProof/>
                  </w:rPr>
                  <w:instrText xml:space="preserve"> </w:instrText>
                </w:r>
                <w:r w:rsidRPr="00DB4C1C">
                  <w:rPr>
                    <w:rStyle w:val="Hyperlink"/>
                    <w:noProof/>
                  </w:rPr>
                </w:r>
                <w:r w:rsidRPr="00DB4C1C">
                  <w:rPr>
                    <w:rStyle w:val="Hyperlink"/>
                    <w:noProof/>
                  </w:rPr>
                  <w:fldChar w:fldCharType="separate"/>
                </w:r>
                <w:r w:rsidRPr="00DB4C1C">
                  <w:rPr>
                    <w:rStyle w:val="Hyperlink"/>
                    <w:rFonts w:ascii="Arial" w:hAnsi="Arial" w:cs="Arial"/>
                    <w:noProof/>
                  </w:rPr>
                  <w:t>Quick Start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_Toc162661882 \h </w:instrText>
                </w:r>
                <w:r>
                  <w:rPr>
                    <w:noProof/>
                    <w:webHidden/>
                  </w:rPr>
                </w:r>
              </w:ins>
              <w:r>
                <w:rPr>
                  <w:noProof/>
                  <w:webHidden/>
                </w:rPr>
                <w:fldChar w:fldCharType="separate"/>
              </w:r>
              <w:ins w:id="17" w:author="Alejandro Sainz" w:date="2024-03-30T03:31:00Z" w16du:dateUtc="2024-03-30T07:31:00Z"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  <w:r w:rsidRPr="00DB4C1C">
                  <w:rPr>
                    <w:rStyle w:val="Hyperlink"/>
                    <w:noProof/>
                  </w:rPr>
                  <w:fldChar w:fldCharType="end"/>
                </w:r>
              </w:ins>
            </w:p>
            <w:p w14:paraId="2906A7CA" w14:textId="250F743C" w:rsidR="006E0BFF" w:rsidRDefault="006E0BFF">
              <w:pPr>
                <w:pStyle w:val="TOC2"/>
                <w:tabs>
                  <w:tab w:val="right" w:leader="dot" w:pos="9350"/>
                </w:tabs>
                <w:rPr>
                  <w:ins w:id="18" w:author="Alejandro Sainz" w:date="2024-03-30T03:31:00Z" w16du:dateUtc="2024-03-30T07:31:00Z"/>
                  <w:rFonts w:eastAsiaTheme="minorEastAsia"/>
                  <w:noProof/>
                  <w:lang w:eastAsia="en-CA"/>
                </w:rPr>
              </w:pPr>
              <w:ins w:id="19" w:author="Alejandro Sainz" w:date="2024-03-30T03:31:00Z" w16du:dateUtc="2024-03-30T07:31:00Z">
                <w:r w:rsidRPr="00DB4C1C">
                  <w:rPr>
                    <w:rStyle w:val="Hyperlink"/>
                    <w:noProof/>
                  </w:rPr>
                  <w:fldChar w:fldCharType="begin"/>
                </w:r>
                <w:r w:rsidRPr="00DB4C1C">
                  <w:rPr>
                    <w:rStyle w:val="Hyperlink"/>
                    <w:noProof/>
                  </w:rPr>
                  <w:instrText xml:space="preserve"> </w:instrText>
                </w:r>
                <w:r>
                  <w:rPr>
                    <w:noProof/>
                  </w:rPr>
                  <w:instrText>HYPERLINK \l "_Toc162661883"</w:instrText>
                </w:r>
                <w:r w:rsidRPr="00DB4C1C">
                  <w:rPr>
                    <w:rStyle w:val="Hyperlink"/>
                    <w:noProof/>
                  </w:rPr>
                  <w:instrText xml:space="preserve"> </w:instrText>
                </w:r>
                <w:r w:rsidRPr="00DB4C1C">
                  <w:rPr>
                    <w:rStyle w:val="Hyperlink"/>
                    <w:noProof/>
                  </w:rPr>
                </w:r>
                <w:r w:rsidRPr="00DB4C1C">
                  <w:rPr>
                    <w:rStyle w:val="Hyperlink"/>
                    <w:noProof/>
                  </w:rPr>
                  <w:fldChar w:fldCharType="separate"/>
                </w:r>
                <w:r w:rsidRPr="00DB4C1C">
                  <w:rPr>
                    <w:rStyle w:val="Hyperlink"/>
                    <w:rFonts w:ascii="Arial" w:hAnsi="Arial" w:cs="Arial"/>
                    <w:noProof/>
                  </w:rPr>
                  <w:t>How to use the asset in your project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_Toc162661883 \h </w:instrText>
                </w:r>
                <w:r>
                  <w:rPr>
                    <w:noProof/>
                    <w:webHidden/>
                  </w:rPr>
                </w:r>
              </w:ins>
              <w:r>
                <w:rPr>
                  <w:noProof/>
                  <w:webHidden/>
                </w:rPr>
                <w:fldChar w:fldCharType="separate"/>
              </w:r>
              <w:ins w:id="20" w:author="Alejandro Sainz" w:date="2024-03-30T03:31:00Z" w16du:dateUtc="2024-03-30T07:31:00Z"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  <w:r w:rsidRPr="00DB4C1C">
                  <w:rPr>
                    <w:rStyle w:val="Hyperlink"/>
                    <w:noProof/>
                  </w:rPr>
                  <w:fldChar w:fldCharType="end"/>
                </w:r>
              </w:ins>
            </w:p>
            <w:p w14:paraId="7F5FB8E9" w14:textId="22B98F63" w:rsidR="006E0BFF" w:rsidRDefault="006E0BFF">
              <w:pPr>
                <w:pStyle w:val="TOC1"/>
                <w:tabs>
                  <w:tab w:val="right" w:leader="dot" w:pos="9350"/>
                </w:tabs>
                <w:rPr>
                  <w:ins w:id="21" w:author="Alejandro Sainz" w:date="2024-03-30T03:31:00Z" w16du:dateUtc="2024-03-30T07:31:00Z"/>
                  <w:rFonts w:eastAsiaTheme="minorEastAsia"/>
                  <w:noProof/>
                  <w:lang w:eastAsia="en-CA"/>
                </w:rPr>
              </w:pPr>
              <w:ins w:id="22" w:author="Alejandro Sainz" w:date="2024-03-30T03:31:00Z" w16du:dateUtc="2024-03-30T07:31:00Z">
                <w:r w:rsidRPr="00DB4C1C">
                  <w:rPr>
                    <w:rStyle w:val="Hyperlink"/>
                    <w:noProof/>
                  </w:rPr>
                  <w:fldChar w:fldCharType="begin"/>
                </w:r>
                <w:r w:rsidRPr="00DB4C1C">
                  <w:rPr>
                    <w:rStyle w:val="Hyperlink"/>
                    <w:noProof/>
                  </w:rPr>
                  <w:instrText xml:space="preserve"> </w:instrText>
                </w:r>
                <w:r>
                  <w:rPr>
                    <w:noProof/>
                  </w:rPr>
                  <w:instrText>HYPERLINK \l "_Toc162661884"</w:instrText>
                </w:r>
                <w:r w:rsidRPr="00DB4C1C">
                  <w:rPr>
                    <w:rStyle w:val="Hyperlink"/>
                    <w:noProof/>
                  </w:rPr>
                  <w:instrText xml:space="preserve"> </w:instrText>
                </w:r>
                <w:r w:rsidRPr="00DB4C1C">
                  <w:rPr>
                    <w:rStyle w:val="Hyperlink"/>
                    <w:noProof/>
                  </w:rPr>
                </w:r>
                <w:r w:rsidRPr="00DB4C1C">
                  <w:rPr>
                    <w:rStyle w:val="Hyperlink"/>
                    <w:noProof/>
                  </w:rPr>
                  <w:fldChar w:fldCharType="separate"/>
                </w:r>
                <w:r w:rsidRPr="00DB4C1C">
                  <w:rPr>
                    <w:rStyle w:val="Hyperlink"/>
                    <w:rFonts w:ascii="Arial" w:hAnsi="Arial" w:cs="Arial"/>
                    <w:noProof/>
                  </w:rPr>
                  <w:t>Demo Scenes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_Toc162661884 \h </w:instrText>
                </w:r>
                <w:r>
                  <w:rPr>
                    <w:noProof/>
                    <w:webHidden/>
                  </w:rPr>
                </w:r>
              </w:ins>
              <w:r>
                <w:rPr>
                  <w:noProof/>
                  <w:webHidden/>
                </w:rPr>
                <w:fldChar w:fldCharType="separate"/>
              </w:r>
              <w:ins w:id="23" w:author="Alejandro Sainz" w:date="2024-03-30T03:31:00Z" w16du:dateUtc="2024-03-30T07:31:00Z"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  <w:r w:rsidRPr="00DB4C1C">
                  <w:rPr>
                    <w:rStyle w:val="Hyperlink"/>
                    <w:noProof/>
                  </w:rPr>
                  <w:fldChar w:fldCharType="end"/>
                </w:r>
              </w:ins>
            </w:p>
            <w:p w14:paraId="1645BC42" w14:textId="5C18F44D" w:rsidR="006E0BFF" w:rsidRDefault="006E0BFF">
              <w:pPr>
                <w:pStyle w:val="TOC2"/>
                <w:tabs>
                  <w:tab w:val="right" w:leader="dot" w:pos="9350"/>
                </w:tabs>
                <w:rPr>
                  <w:ins w:id="24" w:author="Alejandro Sainz" w:date="2024-03-30T03:31:00Z" w16du:dateUtc="2024-03-30T07:31:00Z"/>
                  <w:rFonts w:eastAsiaTheme="minorEastAsia"/>
                  <w:noProof/>
                  <w:lang w:eastAsia="en-CA"/>
                </w:rPr>
              </w:pPr>
              <w:ins w:id="25" w:author="Alejandro Sainz" w:date="2024-03-30T03:31:00Z" w16du:dateUtc="2024-03-30T07:31:00Z">
                <w:r w:rsidRPr="00DB4C1C">
                  <w:rPr>
                    <w:rStyle w:val="Hyperlink"/>
                    <w:noProof/>
                  </w:rPr>
                  <w:fldChar w:fldCharType="begin"/>
                </w:r>
                <w:r w:rsidRPr="00DB4C1C">
                  <w:rPr>
                    <w:rStyle w:val="Hyperlink"/>
                    <w:noProof/>
                  </w:rPr>
                  <w:instrText xml:space="preserve"> </w:instrText>
                </w:r>
                <w:r>
                  <w:rPr>
                    <w:noProof/>
                  </w:rPr>
                  <w:instrText>HYPERLINK \l "_Toc162661885"</w:instrText>
                </w:r>
                <w:r w:rsidRPr="00DB4C1C">
                  <w:rPr>
                    <w:rStyle w:val="Hyperlink"/>
                    <w:noProof/>
                  </w:rPr>
                  <w:instrText xml:space="preserve"> </w:instrText>
                </w:r>
                <w:r w:rsidRPr="00DB4C1C">
                  <w:rPr>
                    <w:rStyle w:val="Hyperlink"/>
                    <w:noProof/>
                  </w:rPr>
                </w:r>
                <w:r w:rsidRPr="00DB4C1C">
                  <w:rPr>
                    <w:rStyle w:val="Hyperlink"/>
                    <w:noProof/>
                  </w:rPr>
                  <w:fldChar w:fldCharType="separate"/>
                </w:r>
                <w:r w:rsidRPr="00DB4C1C">
                  <w:rPr>
                    <w:rStyle w:val="Hyperlink"/>
                    <w:rFonts w:ascii="Arial" w:hAnsi="Arial" w:cs="Arial"/>
                    <w:noProof/>
                  </w:rPr>
                  <w:t>2D Demo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_Toc162661885 \h </w:instrText>
                </w:r>
                <w:r>
                  <w:rPr>
                    <w:noProof/>
                    <w:webHidden/>
                  </w:rPr>
                </w:r>
              </w:ins>
              <w:r>
                <w:rPr>
                  <w:noProof/>
                  <w:webHidden/>
                </w:rPr>
                <w:fldChar w:fldCharType="separate"/>
              </w:r>
              <w:ins w:id="26" w:author="Alejandro Sainz" w:date="2024-03-30T03:31:00Z" w16du:dateUtc="2024-03-30T07:31:00Z"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  <w:r w:rsidRPr="00DB4C1C">
                  <w:rPr>
                    <w:rStyle w:val="Hyperlink"/>
                    <w:noProof/>
                  </w:rPr>
                  <w:fldChar w:fldCharType="end"/>
                </w:r>
              </w:ins>
            </w:p>
            <w:p w14:paraId="0C53DBF7" w14:textId="5918D6E0" w:rsidR="006E0BFF" w:rsidRDefault="006E0BFF">
              <w:pPr>
                <w:pStyle w:val="TOC3"/>
                <w:tabs>
                  <w:tab w:val="right" w:leader="dot" w:pos="9350"/>
                </w:tabs>
                <w:rPr>
                  <w:ins w:id="27" w:author="Alejandro Sainz" w:date="2024-03-30T03:31:00Z" w16du:dateUtc="2024-03-30T07:31:00Z"/>
                  <w:noProof/>
                </w:rPr>
              </w:pPr>
              <w:ins w:id="28" w:author="Alejandro Sainz" w:date="2024-03-30T03:31:00Z" w16du:dateUtc="2024-03-30T07:31:00Z">
                <w:r w:rsidRPr="00DB4C1C">
                  <w:rPr>
                    <w:rStyle w:val="Hyperlink"/>
                    <w:noProof/>
                  </w:rPr>
                  <w:fldChar w:fldCharType="begin"/>
                </w:r>
                <w:r w:rsidRPr="00DB4C1C">
                  <w:rPr>
                    <w:rStyle w:val="Hyperlink"/>
                    <w:noProof/>
                  </w:rPr>
                  <w:instrText xml:space="preserve"> </w:instrText>
                </w:r>
                <w:r>
                  <w:rPr>
                    <w:noProof/>
                  </w:rPr>
                  <w:instrText>HYPERLINK \l "_Toc162661886"</w:instrText>
                </w:r>
                <w:r w:rsidRPr="00DB4C1C">
                  <w:rPr>
                    <w:rStyle w:val="Hyperlink"/>
                    <w:noProof/>
                  </w:rPr>
                  <w:instrText xml:space="preserve"> </w:instrText>
                </w:r>
                <w:r w:rsidRPr="00DB4C1C">
                  <w:rPr>
                    <w:rStyle w:val="Hyperlink"/>
                    <w:noProof/>
                  </w:rPr>
                </w:r>
                <w:r w:rsidRPr="00DB4C1C">
                  <w:rPr>
                    <w:rStyle w:val="Hyperlink"/>
                    <w:noProof/>
                  </w:rPr>
                  <w:fldChar w:fldCharType="separate"/>
                </w:r>
                <w:r w:rsidRPr="00DB4C1C">
                  <w:rPr>
                    <w:rStyle w:val="Hyperlink"/>
                    <w:rFonts w:ascii="Arial" w:hAnsi="Arial" w:cs="Arial"/>
                    <w:noProof/>
                  </w:rPr>
                  <w:t>Exploring the scene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_Toc162661886 \h </w:instrText>
                </w:r>
                <w:r>
                  <w:rPr>
                    <w:noProof/>
                    <w:webHidden/>
                  </w:rPr>
                </w:r>
              </w:ins>
              <w:r>
                <w:rPr>
                  <w:noProof/>
                  <w:webHidden/>
                </w:rPr>
                <w:fldChar w:fldCharType="separate"/>
              </w:r>
              <w:ins w:id="29" w:author="Alejandro Sainz" w:date="2024-03-30T03:31:00Z" w16du:dateUtc="2024-03-30T07:31:00Z"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  <w:r w:rsidRPr="00DB4C1C">
                  <w:rPr>
                    <w:rStyle w:val="Hyperlink"/>
                    <w:noProof/>
                  </w:rPr>
                  <w:fldChar w:fldCharType="end"/>
                </w:r>
              </w:ins>
            </w:p>
            <w:p w14:paraId="082A37C0" w14:textId="6DEE90C5" w:rsidR="006E0BFF" w:rsidRDefault="006E0BFF">
              <w:pPr>
                <w:pStyle w:val="TOC3"/>
                <w:tabs>
                  <w:tab w:val="right" w:leader="dot" w:pos="9350"/>
                </w:tabs>
                <w:rPr>
                  <w:ins w:id="30" w:author="Alejandro Sainz" w:date="2024-03-30T03:31:00Z" w16du:dateUtc="2024-03-30T07:31:00Z"/>
                  <w:noProof/>
                </w:rPr>
              </w:pPr>
              <w:ins w:id="31" w:author="Alejandro Sainz" w:date="2024-03-30T03:31:00Z" w16du:dateUtc="2024-03-30T07:31:00Z">
                <w:r w:rsidRPr="00DB4C1C">
                  <w:rPr>
                    <w:rStyle w:val="Hyperlink"/>
                    <w:noProof/>
                  </w:rPr>
                  <w:fldChar w:fldCharType="begin"/>
                </w:r>
                <w:r w:rsidRPr="00DB4C1C">
                  <w:rPr>
                    <w:rStyle w:val="Hyperlink"/>
                    <w:noProof/>
                  </w:rPr>
                  <w:instrText xml:space="preserve"> </w:instrText>
                </w:r>
                <w:r>
                  <w:rPr>
                    <w:noProof/>
                  </w:rPr>
                  <w:instrText>HYPERLINK \l "_Toc162661887"</w:instrText>
                </w:r>
                <w:r w:rsidRPr="00DB4C1C">
                  <w:rPr>
                    <w:rStyle w:val="Hyperlink"/>
                    <w:noProof/>
                  </w:rPr>
                  <w:instrText xml:space="preserve"> </w:instrText>
                </w:r>
                <w:r w:rsidRPr="00DB4C1C">
                  <w:rPr>
                    <w:rStyle w:val="Hyperlink"/>
                    <w:noProof/>
                  </w:rPr>
                </w:r>
                <w:r w:rsidRPr="00DB4C1C">
                  <w:rPr>
                    <w:rStyle w:val="Hyperlink"/>
                    <w:noProof/>
                  </w:rPr>
                  <w:fldChar w:fldCharType="separate"/>
                </w:r>
                <w:r w:rsidRPr="00DB4C1C">
                  <w:rPr>
                    <w:rStyle w:val="Hyperlink"/>
                    <w:rFonts w:ascii="Arial" w:hAnsi="Arial" w:cs="Arial"/>
                    <w:noProof/>
                  </w:rPr>
                  <w:t>Running the scene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_Toc162661887 \h </w:instrText>
                </w:r>
                <w:r>
                  <w:rPr>
                    <w:noProof/>
                    <w:webHidden/>
                  </w:rPr>
                </w:r>
              </w:ins>
              <w:r>
                <w:rPr>
                  <w:noProof/>
                  <w:webHidden/>
                </w:rPr>
                <w:fldChar w:fldCharType="separate"/>
              </w:r>
              <w:ins w:id="32" w:author="Alejandro Sainz" w:date="2024-03-30T03:31:00Z" w16du:dateUtc="2024-03-30T07:31:00Z"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  <w:r w:rsidRPr="00DB4C1C">
                  <w:rPr>
                    <w:rStyle w:val="Hyperlink"/>
                    <w:noProof/>
                  </w:rPr>
                  <w:fldChar w:fldCharType="end"/>
                </w:r>
              </w:ins>
            </w:p>
            <w:p w14:paraId="56A969E2" w14:textId="73FA7FF6" w:rsidR="006E0BFF" w:rsidRDefault="006E0BFF">
              <w:pPr>
                <w:pStyle w:val="TOC3"/>
                <w:tabs>
                  <w:tab w:val="right" w:leader="dot" w:pos="9350"/>
                </w:tabs>
                <w:rPr>
                  <w:ins w:id="33" w:author="Alejandro Sainz" w:date="2024-03-30T03:31:00Z" w16du:dateUtc="2024-03-30T07:31:00Z"/>
                  <w:noProof/>
                </w:rPr>
              </w:pPr>
              <w:ins w:id="34" w:author="Alejandro Sainz" w:date="2024-03-30T03:31:00Z" w16du:dateUtc="2024-03-30T07:31:00Z">
                <w:r w:rsidRPr="00DB4C1C">
                  <w:rPr>
                    <w:rStyle w:val="Hyperlink"/>
                    <w:noProof/>
                  </w:rPr>
                  <w:fldChar w:fldCharType="begin"/>
                </w:r>
                <w:r w:rsidRPr="00DB4C1C">
                  <w:rPr>
                    <w:rStyle w:val="Hyperlink"/>
                    <w:noProof/>
                  </w:rPr>
                  <w:instrText xml:space="preserve"> </w:instrText>
                </w:r>
                <w:r>
                  <w:rPr>
                    <w:noProof/>
                  </w:rPr>
                  <w:instrText>HYPERLINK \l "_Toc162661888"</w:instrText>
                </w:r>
                <w:r w:rsidRPr="00DB4C1C">
                  <w:rPr>
                    <w:rStyle w:val="Hyperlink"/>
                    <w:noProof/>
                  </w:rPr>
                  <w:instrText xml:space="preserve"> </w:instrText>
                </w:r>
                <w:r w:rsidRPr="00DB4C1C">
                  <w:rPr>
                    <w:rStyle w:val="Hyperlink"/>
                    <w:noProof/>
                  </w:rPr>
                </w:r>
                <w:r w:rsidRPr="00DB4C1C">
                  <w:rPr>
                    <w:rStyle w:val="Hyperlink"/>
                    <w:noProof/>
                  </w:rPr>
                  <w:fldChar w:fldCharType="separate"/>
                </w:r>
                <w:r w:rsidRPr="00DB4C1C">
                  <w:rPr>
                    <w:rStyle w:val="Hyperlink"/>
                    <w:rFonts w:ascii="Arial" w:hAnsi="Arial" w:cs="Arial"/>
                    <w:noProof/>
                  </w:rPr>
                  <w:t>Building the scene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_Toc162661888 \h </w:instrText>
                </w:r>
                <w:r>
                  <w:rPr>
                    <w:noProof/>
                    <w:webHidden/>
                  </w:rPr>
                </w:r>
              </w:ins>
              <w:r>
                <w:rPr>
                  <w:noProof/>
                  <w:webHidden/>
                </w:rPr>
                <w:fldChar w:fldCharType="separate"/>
              </w:r>
              <w:ins w:id="35" w:author="Alejandro Sainz" w:date="2024-03-30T03:31:00Z" w16du:dateUtc="2024-03-30T07:31:00Z"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  <w:r w:rsidRPr="00DB4C1C">
                  <w:rPr>
                    <w:rStyle w:val="Hyperlink"/>
                    <w:noProof/>
                  </w:rPr>
                  <w:fldChar w:fldCharType="end"/>
                </w:r>
              </w:ins>
            </w:p>
            <w:p w14:paraId="3C4FF897" w14:textId="0FAD58B9" w:rsidR="006E0BFF" w:rsidRDefault="006E0BFF">
              <w:pPr>
                <w:pStyle w:val="TOC2"/>
                <w:tabs>
                  <w:tab w:val="right" w:leader="dot" w:pos="9350"/>
                </w:tabs>
                <w:rPr>
                  <w:ins w:id="36" w:author="Alejandro Sainz" w:date="2024-03-30T03:31:00Z" w16du:dateUtc="2024-03-30T07:31:00Z"/>
                  <w:rFonts w:eastAsiaTheme="minorEastAsia"/>
                  <w:noProof/>
                  <w:lang w:eastAsia="en-CA"/>
                </w:rPr>
              </w:pPr>
              <w:ins w:id="37" w:author="Alejandro Sainz" w:date="2024-03-30T03:31:00Z" w16du:dateUtc="2024-03-30T07:31:00Z">
                <w:r w:rsidRPr="00DB4C1C">
                  <w:rPr>
                    <w:rStyle w:val="Hyperlink"/>
                    <w:noProof/>
                  </w:rPr>
                  <w:fldChar w:fldCharType="begin"/>
                </w:r>
                <w:r w:rsidRPr="00DB4C1C">
                  <w:rPr>
                    <w:rStyle w:val="Hyperlink"/>
                    <w:noProof/>
                  </w:rPr>
                  <w:instrText xml:space="preserve"> </w:instrText>
                </w:r>
                <w:r>
                  <w:rPr>
                    <w:noProof/>
                  </w:rPr>
                  <w:instrText>HYPERLINK \l "_Toc162661889"</w:instrText>
                </w:r>
                <w:r w:rsidRPr="00DB4C1C">
                  <w:rPr>
                    <w:rStyle w:val="Hyperlink"/>
                    <w:noProof/>
                  </w:rPr>
                  <w:instrText xml:space="preserve"> </w:instrText>
                </w:r>
                <w:r w:rsidRPr="00DB4C1C">
                  <w:rPr>
                    <w:rStyle w:val="Hyperlink"/>
                    <w:noProof/>
                  </w:rPr>
                </w:r>
                <w:r w:rsidRPr="00DB4C1C">
                  <w:rPr>
                    <w:rStyle w:val="Hyperlink"/>
                    <w:noProof/>
                  </w:rPr>
                  <w:fldChar w:fldCharType="separate"/>
                </w:r>
                <w:r w:rsidRPr="00DB4C1C">
                  <w:rPr>
                    <w:rStyle w:val="Hyperlink"/>
                    <w:rFonts w:ascii="Arial" w:hAnsi="Arial" w:cs="Arial"/>
                    <w:noProof/>
                  </w:rPr>
                  <w:t>3D Demo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_Toc162661889 \h </w:instrText>
                </w:r>
                <w:r>
                  <w:rPr>
                    <w:noProof/>
                    <w:webHidden/>
                  </w:rPr>
                </w:r>
              </w:ins>
              <w:r>
                <w:rPr>
                  <w:noProof/>
                  <w:webHidden/>
                </w:rPr>
                <w:fldChar w:fldCharType="separate"/>
              </w:r>
              <w:ins w:id="38" w:author="Alejandro Sainz" w:date="2024-03-30T03:31:00Z" w16du:dateUtc="2024-03-30T07:31:00Z"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  <w:r w:rsidRPr="00DB4C1C">
                  <w:rPr>
                    <w:rStyle w:val="Hyperlink"/>
                    <w:noProof/>
                  </w:rPr>
                  <w:fldChar w:fldCharType="end"/>
                </w:r>
              </w:ins>
            </w:p>
            <w:p w14:paraId="63008B80" w14:textId="62A5BBC4" w:rsidR="006E0BFF" w:rsidRDefault="006E0BFF">
              <w:pPr>
                <w:pStyle w:val="TOC1"/>
                <w:tabs>
                  <w:tab w:val="right" w:leader="dot" w:pos="9350"/>
                </w:tabs>
                <w:rPr>
                  <w:ins w:id="39" w:author="Alejandro Sainz" w:date="2024-03-30T03:31:00Z" w16du:dateUtc="2024-03-30T07:31:00Z"/>
                  <w:rFonts w:eastAsiaTheme="minorEastAsia"/>
                  <w:noProof/>
                  <w:lang w:eastAsia="en-CA"/>
                </w:rPr>
              </w:pPr>
              <w:ins w:id="40" w:author="Alejandro Sainz" w:date="2024-03-30T03:31:00Z" w16du:dateUtc="2024-03-30T07:31:00Z">
                <w:r w:rsidRPr="00DB4C1C">
                  <w:rPr>
                    <w:rStyle w:val="Hyperlink"/>
                    <w:noProof/>
                  </w:rPr>
                  <w:fldChar w:fldCharType="begin"/>
                </w:r>
                <w:r w:rsidRPr="00DB4C1C">
                  <w:rPr>
                    <w:rStyle w:val="Hyperlink"/>
                    <w:noProof/>
                  </w:rPr>
                  <w:instrText xml:space="preserve"> </w:instrText>
                </w:r>
                <w:r>
                  <w:rPr>
                    <w:noProof/>
                  </w:rPr>
                  <w:instrText>HYPERLINK \l "_Toc162661890"</w:instrText>
                </w:r>
                <w:r w:rsidRPr="00DB4C1C">
                  <w:rPr>
                    <w:rStyle w:val="Hyperlink"/>
                    <w:noProof/>
                  </w:rPr>
                  <w:instrText xml:space="preserve"> </w:instrText>
                </w:r>
                <w:r w:rsidRPr="00DB4C1C">
                  <w:rPr>
                    <w:rStyle w:val="Hyperlink"/>
                    <w:noProof/>
                  </w:rPr>
                </w:r>
                <w:r w:rsidRPr="00DB4C1C">
                  <w:rPr>
                    <w:rStyle w:val="Hyperlink"/>
                    <w:noProof/>
                  </w:rPr>
                  <w:fldChar w:fldCharType="separate"/>
                </w:r>
                <w:r w:rsidRPr="00DB4C1C">
                  <w:rPr>
                    <w:rStyle w:val="Hyperlink"/>
                    <w:rFonts w:ascii="Arial" w:hAnsi="Arial" w:cs="Arial"/>
                    <w:noProof/>
                  </w:rPr>
                  <w:t>Scripting support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_Toc162661890 \h </w:instrText>
                </w:r>
                <w:r>
                  <w:rPr>
                    <w:noProof/>
                    <w:webHidden/>
                  </w:rPr>
                </w:r>
              </w:ins>
              <w:r>
                <w:rPr>
                  <w:noProof/>
                  <w:webHidden/>
                </w:rPr>
                <w:fldChar w:fldCharType="separate"/>
              </w:r>
              <w:ins w:id="41" w:author="Alejandro Sainz" w:date="2024-03-30T03:31:00Z" w16du:dateUtc="2024-03-30T07:31:00Z"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  <w:r w:rsidRPr="00DB4C1C">
                  <w:rPr>
                    <w:rStyle w:val="Hyperlink"/>
                    <w:noProof/>
                  </w:rPr>
                  <w:fldChar w:fldCharType="end"/>
                </w:r>
              </w:ins>
            </w:p>
            <w:p w14:paraId="26F494C1" w14:textId="64DADFE6" w:rsidR="006E0BFF" w:rsidRDefault="006E0BFF">
              <w:pPr>
                <w:pStyle w:val="TOC3"/>
                <w:tabs>
                  <w:tab w:val="right" w:leader="dot" w:pos="9350"/>
                </w:tabs>
                <w:rPr>
                  <w:ins w:id="42" w:author="Alejandro Sainz" w:date="2024-03-30T03:31:00Z" w16du:dateUtc="2024-03-30T07:31:00Z"/>
                  <w:noProof/>
                </w:rPr>
              </w:pPr>
              <w:ins w:id="43" w:author="Alejandro Sainz" w:date="2024-03-30T03:31:00Z" w16du:dateUtc="2024-03-30T07:31:00Z">
                <w:r w:rsidRPr="00DB4C1C">
                  <w:rPr>
                    <w:rStyle w:val="Hyperlink"/>
                    <w:noProof/>
                  </w:rPr>
                  <w:fldChar w:fldCharType="begin"/>
                </w:r>
                <w:r w:rsidRPr="00DB4C1C">
                  <w:rPr>
                    <w:rStyle w:val="Hyperlink"/>
                    <w:noProof/>
                  </w:rPr>
                  <w:instrText xml:space="preserve"> </w:instrText>
                </w:r>
                <w:r>
                  <w:rPr>
                    <w:noProof/>
                  </w:rPr>
                  <w:instrText>HYPERLINK \l "_Toc162661891"</w:instrText>
                </w:r>
                <w:r w:rsidRPr="00DB4C1C">
                  <w:rPr>
                    <w:rStyle w:val="Hyperlink"/>
                    <w:noProof/>
                  </w:rPr>
                  <w:instrText xml:space="preserve"> </w:instrText>
                </w:r>
                <w:r w:rsidRPr="00DB4C1C">
                  <w:rPr>
                    <w:rStyle w:val="Hyperlink"/>
                    <w:noProof/>
                  </w:rPr>
                </w:r>
                <w:r w:rsidRPr="00DB4C1C">
                  <w:rPr>
                    <w:rStyle w:val="Hyperlink"/>
                    <w:noProof/>
                  </w:rPr>
                  <w:fldChar w:fldCharType="separate"/>
                </w:r>
                <w:r w:rsidRPr="00DB4C1C">
                  <w:rPr>
                    <w:rStyle w:val="Hyperlink"/>
                    <w:rFonts w:ascii="Arial" w:hAnsi="Arial" w:cs="Arial"/>
                    <w:noProof/>
                  </w:rPr>
                  <w:t>To modify the current Tag of a GameObject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_Toc162661891 \h </w:instrText>
                </w:r>
                <w:r>
                  <w:rPr>
                    <w:noProof/>
                    <w:webHidden/>
                  </w:rPr>
                </w:r>
              </w:ins>
              <w:r>
                <w:rPr>
                  <w:noProof/>
                  <w:webHidden/>
                </w:rPr>
                <w:fldChar w:fldCharType="separate"/>
              </w:r>
              <w:ins w:id="44" w:author="Alejandro Sainz" w:date="2024-03-30T03:31:00Z" w16du:dateUtc="2024-03-30T07:31:00Z"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  <w:r w:rsidRPr="00DB4C1C">
                  <w:rPr>
                    <w:rStyle w:val="Hyperlink"/>
                    <w:noProof/>
                  </w:rPr>
                  <w:fldChar w:fldCharType="end"/>
                </w:r>
              </w:ins>
            </w:p>
            <w:p w14:paraId="0FFB6F22" w14:textId="69EABD04" w:rsidR="006E0BFF" w:rsidRDefault="006E0BFF">
              <w:pPr>
                <w:pStyle w:val="TOC3"/>
                <w:tabs>
                  <w:tab w:val="right" w:leader="dot" w:pos="9350"/>
                </w:tabs>
                <w:rPr>
                  <w:ins w:id="45" w:author="Alejandro Sainz" w:date="2024-03-30T03:31:00Z" w16du:dateUtc="2024-03-30T07:31:00Z"/>
                  <w:noProof/>
                </w:rPr>
              </w:pPr>
              <w:ins w:id="46" w:author="Alejandro Sainz" w:date="2024-03-30T03:31:00Z" w16du:dateUtc="2024-03-30T07:31:00Z">
                <w:r w:rsidRPr="00DB4C1C">
                  <w:rPr>
                    <w:rStyle w:val="Hyperlink"/>
                    <w:noProof/>
                  </w:rPr>
                  <w:fldChar w:fldCharType="begin"/>
                </w:r>
                <w:r w:rsidRPr="00DB4C1C">
                  <w:rPr>
                    <w:rStyle w:val="Hyperlink"/>
                    <w:noProof/>
                  </w:rPr>
                  <w:instrText xml:space="preserve"> </w:instrText>
                </w:r>
                <w:r>
                  <w:rPr>
                    <w:noProof/>
                  </w:rPr>
                  <w:instrText>HYPERLINK \l "_Toc162661892"</w:instrText>
                </w:r>
                <w:r w:rsidRPr="00DB4C1C">
                  <w:rPr>
                    <w:rStyle w:val="Hyperlink"/>
                    <w:noProof/>
                  </w:rPr>
                  <w:instrText xml:space="preserve"> </w:instrText>
                </w:r>
                <w:r w:rsidRPr="00DB4C1C">
                  <w:rPr>
                    <w:rStyle w:val="Hyperlink"/>
                    <w:noProof/>
                  </w:rPr>
                </w:r>
                <w:r w:rsidRPr="00DB4C1C">
                  <w:rPr>
                    <w:rStyle w:val="Hyperlink"/>
                    <w:noProof/>
                  </w:rPr>
                  <w:fldChar w:fldCharType="separate"/>
                </w:r>
                <w:r w:rsidRPr="00DB4C1C">
                  <w:rPr>
                    <w:rStyle w:val="Hyperlink"/>
                    <w:rFonts w:ascii="Arial" w:hAnsi="Arial" w:cs="Arial"/>
                    <w:noProof/>
                  </w:rPr>
                  <w:t>To modify the current Layer of a GameObject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_Toc162661892 \h </w:instrText>
                </w:r>
                <w:r>
                  <w:rPr>
                    <w:noProof/>
                    <w:webHidden/>
                  </w:rPr>
                </w:r>
              </w:ins>
              <w:r>
                <w:rPr>
                  <w:noProof/>
                  <w:webHidden/>
                </w:rPr>
                <w:fldChar w:fldCharType="separate"/>
              </w:r>
              <w:ins w:id="47" w:author="Alejandro Sainz" w:date="2024-03-30T03:31:00Z" w16du:dateUtc="2024-03-30T07:31:00Z"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  <w:r w:rsidRPr="00DB4C1C">
                  <w:rPr>
                    <w:rStyle w:val="Hyperlink"/>
                    <w:noProof/>
                  </w:rPr>
                  <w:fldChar w:fldCharType="end"/>
                </w:r>
              </w:ins>
            </w:p>
            <w:p w14:paraId="3BE3159D" w14:textId="7C8F78DA" w:rsidR="006E0BFF" w:rsidRDefault="006E0BFF">
              <w:pPr>
                <w:pStyle w:val="TOC3"/>
                <w:tabs>
                  <w:tab w:val="right" w:leader="dot" w:pos="9350"/>
                </w:tabs>
                <w:rPr>
                  <w:ins w:id="48" w:author="Alejandro Sainz" w:date="2024-03-30T03:31:00Z" w16du:dateUtc="2024-03-30T07:31:00Z"/>
                  <w:noProof/>
                </w:rPr>
              </w:pPr>
              <w:ins w:id="49" w:author="Alejandro Sainz" w:date="2024-03-30T03:31:00Z" w16du:dateUtc="2024-03-30T07:31:00Z">
                <w:r w:rsidRPr="00DB4C1C">
                  <w:rPr>
                    <w:rStyle w:val="Hyperlink"/>
                    <w:noProof/>
                  </w:rPr>
                  <w:fldChar w:fldCharType="begin"/>
                </w:r>
                <w:r w:rsidRPr="00DB4C1C">
                  <w:rPr>
                    <w:rStyle w:val="Hyperlink"/>
                    <w:noProof/>
                  </w:rPr>
                  <w:instrText xml:space="preserve"> </w:instrText>
                </w:r>
                <w:r>
                  <w:rPr>
                    <w:noProof/>
                  </w:rPr>
                  <w:instrText>HYPERLINK \l "_Toc162661893"</w:instrText>
                </w:r>
                <w:r w:rsidRPr="00DB4C1C">
                  <w:rPr>
                    <w:rStyle w:val="Hyperlink"/>
                    <w:noProof/>
                  </w:rPr>
                  <w:instrText xml:space="preserve"> </w:instrText>
                </w:r>
                <w:r w:rsidRPr="00DB4C1C">
                  <w:rPr>
                    <w:rStyle w:val="Hyperlink"/>
                    <w:noProof/>
                  </w:rPr>
                </w:r>
                <w:r w:rsidRPr="00DB4C1C">
                  <w:rPr>
                    <w:rStyle w:val="Hyperlink"/>
                    <w:noProof/>
                  </w:rPr>
                  <w:fldChar w:fldCharType="separate"/>
                </w:r>
                <w:r w:rsidRPr="00DB4C1C">
                  <w:rPr>
                    <w:rStyle w:val="Hyperlink"/>
                    <w:rFonts w:ascii="Arial" w:hAnsi="Arial" w:cs="Arial"/>
                    <w:noProof/>
                  </w:rPr>
                  <w:t>To modify the Collision Layer Matrix preset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_Toc162661893 \h </w:instrText>
                </w:r>
                <w:r>
                  <w:rPr>
                    <w:noProof/>
                    <w:webHidden/>
                  </w:rPr>
                </w:r>
              </w:ins>
              <w:r>
                <w:rPr>
                  <w:noProof/>
                  <w:webHidden/>
                </w:rPr>
                <w:fldChar w:fldCharType="separate"/>
              </w:r>
              <w:ins w:id="50" w:author="Alejandro Sainz" w:date="2024-03-30T03:31:00Z" w16du:dateUtc="2024-03-30T07:31:00Z"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  <w:r w:rsidRPr="00DB4C1C">
                  <w:rPr>
                    <w:rStyle w:val="Hyperlink"/>
                    <w:noProof/>
                  </w:rPr>
                  <w:fldChar w:fldCharType="end"/>
                </w:r>
              </w:ins>
            </w:p>
            <w:p w14:paraId="11C0EC99" w14:textId="39891721" w:rsidR="006E0BFF" w:rsidRDefault="006E0BFF">
              <w:pPr>
                <w:pStyle w:val="TOC1"/>
                <w:tabs>
                  <w:tab w:val="right" w:leader="dot" w:pos="9350"/>
                </w:tabs>
                <w:rPr>
                  <w:ins w:id="51" w:author="Alejandro Sainz" w:date="2024-03-30T03:31:00Z" w16du:dateUtc="2024-03-30T07:31:00Z"/>
                  <w:rFonts w:eastAsiaTheme="minorEastAsia"/>
                  <w:noProof/>
                  <w:lang w:eastAsia="en-CA"/>
                </w:rPr>
              </w:pPr>
              <w:ins w:id="52" w:author="Alejandro Sainz" w:date="2024-03-30T03:31:00Z" w16du:dateUtc="2024-03-30T07:31:00Z">
                <w:r w:rsidRPr="00DB4C1C">
                  <w:rPr>
                    <w:rStyle w:val="Hyperlink"/>
                    <w:noProof/>
                  </w:rPr>
                  <w:fldChar w:fldCharType="begin"/>
                </w:r>
                <w:r w:rsidRPr="00DB4C1C">
                  <w:rPr>
                    <w:rStyle w:val="Hyperlink"/>
                    <w:noProof/>
                  </w:rPr>
                  <w:instrText xml:space="preserve"> </w:instrText>
                </w:r>
                <w:r>
                  <w:rPr>
                    <w:noProof/>
                  </w:rPr>
                  <w:instrText>HYPERLINK \l "_Toc162661894"</w:instrText>
                </w:r>
                <w:r w:rsidRPr="00DB4C1C">
                  <w:rPr>
                    <w:rStyle w:val="Hyperlink"/>
                    <w:noProof/>
                  </w:rPr>
                  <w:instrText xml:space="preserve"> </w:instrText>
                </w:r>
                <w:r w:rsidRPr="00DB4C1C">
                  <w:rPr>
                    <w:rStyle w:val="Hyperlink"/>
                    <w:noProof/>
                  </w:rPr>
                </w:r>
                <w:r w:rsidRPr="00DB4C1C">
                  <w:rPr>
                    <w:rStyle w:val="Hyperlink"/>
                    <w:noProof/>
                  </w:rPr>
                  <w:fldChar w:fldCharType="separate"/>
                </w:r>
                <w:r w:rsidRPr="00DB4C1C">
                  <w:rPr>
                    <w:rStyle w:val="Hyperlink"/>
                    <w:rFonts w:ascii="Arial" w:hAnsi="Arial" w:cs="Arial"/>
                    <w:noProof/>
                  </w:rPr>
                  <w:t>FAQs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_Toc162661894 \h </w:instrText>
                </w:r>
                <w:r>
                  <w:rPr>
                    <w:noProof/>
                    <w:webHidden/>
                  </w:rPr>
                </w:r>
              </w:ins>
              <w:r>
                <w:rPr>
                  <w:noProof/>
                  <w:webHidden/>
                </w:rPr>
                <w:fldChar w:fldCharType="separate"/>
              </w:r>
              <w:ins w:id="53" w:author="Alejandro Sainz" w:date="2024-03-30T03:31:00Z" w16du:dateUtc="2024-03-30T07:31:00Z"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  <w:r w:rsidRPr="00DB4C1C">
                  <w:rPr>
                    <w:rStyle w:val="Hyperlink"/>
                    <w:noProof/>
                  </w:rPr>
                  <w:fldChar w:fldCharType="end"/>
                </w:r>
              </w:ins>
            </w:p>
            <w:p w14:paraId="6B821EB6" w14:textId="314164C7" w:rsidR="00C53175" w:rsidDel="006E0BFF" w:rsidRDefault="00C53175">
              <w:pPr>
                <w:pStyle w:val="TOC1"/>
                <w:tabs>
                  <w:tab w:val="right" w:leader="dot" w:pos="9350"/>
                </w:tabs>
                <w:rPr>
                  <w:del w:id="54" w:author="Alejandro Sainz" w:date="2024-03-30T03:31:00Z" w16du:dateUtc="2024-03-30T07:31:00Z"/>
                  <w:rFonts w:eastAsiaTheme="minorEastAsia"/>
                  <w:noProof/>
                  <w:lang w:eastAsia="en-CA"/>
                </w:rPr>
              </w:pPr>
              <w:del w:id="55" w:author="Alejandro Sainz" w:date="2024-03-30T03:31:00Z" w16du:dateUtc="2024-03-30T07:31:00Z">
                <w:r w:rsidRPr="006E0BFF" w:rsidDel="006E0BFF">
                  <w:rPr>
                    <w:rFonts w:ascii="Arial" w:hAnsi="Arial" w:cs="Arial"/>
                    <w:noProof/>
                    <w:rPrChange w:id="56" w:author="Alejandro Sainz" w:date="2024-03-30T03:31:00Z" w16du:dateUtc="2024-03-30T07:31:00Z">
                      <w:rPr>
                        <w:rStyle w:val="Hyperlink"/>
                        <w:rFonts w:ascii="Arial" w:hAnsi="Arial" w:cs="Arial"/>
                        <w:noProof/>
                      </w:rPr>
                    </w:rPrChange>
                  </w:rPr>
                  <w:delText>Introduction</w:delText>
                </w:r>
                <w:r w:rsidDel="006E0BFF">
                  <w:rPr>
                    <w:noProof/>
                    <w:webHidden/>
                  </w:rPr>
                  <w:tab/>
                  <w:delText>1</w:delText>
                </w:r>
              </w:del>
            </w:p>
            <w:p w14:paraId="79E10A13" w14:textId="597AAEED" w:rsidR="00C53175" w:rsidDel="006E0BFF" w:rsidRDefault="00C53175">
              <w:pPr>
                <w:pStyle w:val="TOC1"/>
                <w:tabs>
                  <w:tab w:val="right" w:leader="dot" w:pos="9350"/>
                </w:tabs>
                <w:rPr>
                  <w:del w:id="57" w:author="Alejandro Sainz" w:date="2024-03-30T03:31:00Z" w16du:dateUtc="2024-03-30T07:31:00Z"/>
                  <w:rFonts w:eastAsiaTheme="minorEastAsia"/>
                  <w:noProof/>
                  <w:lang w:eastAsia="en-CA"/>
                </w:rPr>
              </w:pPr>
              <w:del w:id="58" w:author="Alejandro Sainz" w:date="2024-03-30T03:31:00Z" w16du:dateUtc="2024-03-30T07:31:00Z">
                <w:r w:rsidRPr="006E0BFF" w:rsidDel="006E0BFF">
                  <w:rPr>
                    <w:rFonts w:ascii="Arial" w:hAnsi="Arial" w:cs="Arial"/>
                    <w:noProof/>
                    <w:rPrChange w:id="59" w:author="Alejandro Sainz" w:date="2024-03-30T03:31:00Z" w16du:dateUtc="2024-03-30T07:31:00Z">
                      <w:rPr>
                        <w:rStyle w:val="Hyperlink"/>
                        <w:rFonts w:ascii="Arial" w:hAnsi="Arial" w:cs="Arial"/>
                        <w:noProof/>
                      </w:rPr>
                    </w:rPrChange>
                  </w:rPr>
                  <w:delText>Features</w:delText>
                </w:r>
                <w:r w:rsidDel="006E0BFF">
                  <w:rPr>
                    <w:noProof/>
                    <w:webHidden/>
                  </w:rPr>
                  <w:tab/>
                  <w:delText>1</w:delText>
                </w:r>
              </w:del>
            </w:p>
            <w:p w14:paraId="494C72B6" w14:textId="2D1E30BC" w:rsidR="00C53175" w:rsidDel="006E0BFF" w:rsidRDefault="00C53175">
              <w:pPr>
                <w:pStyle w:val="TOC1"/>
                <w:tabs>
                  <w:tab w:val="right" w:leader="dot" w:pos="9350"/>
                </w:tabs>
                <w:rPr>
                  <w:del w:id="60" w:author="Alejandro Sainz" w:date="2024-03-30T03:31:00Z" w16du:dateUtc="2024-03-30T07:31:00Z"/>
                  <w:rFonts w:eastAsiaTheme="minorEastAsia"/>
                  <w:noProof/>
                  <w:lang w:eastAsia="en-CA"/>
                </w:rPr>
              </w:pPr>
              <w:del w:id="61" w:author="Alejandro Sainz" w:date="2024-03-30T03:31:00Z" w16du:dateUtc="2024-03-30T07:31:00Z">
                <w:r w:rsidRPr="006E0BFF" w:rsidDel="006E0BFF">
                  <w:rPr>
                    <w:rFonts w:ascii="Arial" w:hAnsi="Arial" w:cs="Arial"/>
                    <w:noProof/>
                    <w:rPrChange w:id="62" w:author="Alejandro Sainz" w:date="2024-03-30T03:31:00Z" w16du:dateUtc="2024-03-30T07:31:00Z">
                      <w:rPr>
                        <w:rStyle w:val="Hyperlink"/>
                        <w:rFonts w:ascii="Arial" w:hAnsi="Arial" w:cs="Arial"/>
                        <w:noProof/>
                      </w:rPr>
                    </w:rPrChange>
                  </w:rPr>
                  <w:delText>Setup</w:delText>
                </w:r>
                <w:r w:rsidDel="006E0BFF">
                  <w:rPr>
                    <w:noProof/>
                    <w:webHidden/>
                  </w:rPr>
                  <w:tab/>
                  <w:delText>1</w:delText>
                </w:r>
              </w:del>
            </w:p>
            <w:p w14:paraId="14D99B0B" w14:textId="1CA22D9A" w:rsidR="00C53175" w:rsidDel="006E0BFF" w:rsidRDefault="00C53175">
              <w:pPr>
                <w:pStyle w:val="TOC2"/>
                <w:tabs>
                  <w:tab w:val="right" w:leader="dot" w:pos="9350"/>
                </w:tabs>
                <w:rPr>
                  <w:del w:id="63" w:author="Alejandro Sainz" w:date="2024-03-30T03:31:00Z" w16du:dateUtc="2024-03-30T07:31:00Z"/>
                  <w:rFonts w:eastAsiaTheme="minorEastAsia"/>
                  <w:noProof/>
                  <w:lang w:eastAsia="en-CA"/>
                </w:rPr>
              </w:pPr>
              <w:del w:id="64" w:author="Alejandro Sainz" w:date="2024-03-30T03:31:00Z" w16du:dateUtc="2024-03-30T07:31:00Z">
                <w:r w:rsidRPr="006E0BFF" w:rsidDel="006E0BFF">
                  <w:rPr>
                    <w:rFonts w:ascii="Arial" w:hAnsi="Arial" w:cs="Arial"/>
                    <w:noProof/>
                    <w:rPrChange w:id="65" w:author="Alejandro Sainz" w:date="2024-03-30T03:31:00Z" w16du:dateUtc="2024-03-30T07:31:00Z">
                      <w:rPr>
                        <w:rStyle w:val="Hyperlink"/>
                        <w:rFonts w:ascii="Arial" w:hAnsi="Arial" w:cs="Arial"/>
                        <w:noProof/>
                      </w:rPr>
                    </w:rPrChange>
                  </w:rPr>
                  <w:delText>Requisites</w:delText>
                </w:r>
                <w:r w:rsidDel="006E0BFF">
                  <w:rPr>
                    <w:noProof/>
                    <w:webHidden/>
                  </w:rPr>
                  <w:tab/>
                  <w:delText>1</w:delText>
                </w:r>
              </w:del>
            </w:p>
            <w:p w14:paraId="7B1DB030" w14:textId="4D5D370D" w:rsidR="00C53175" w:rsidDel="006E0BFF" w:rsidRDefault="00C53175">
              <w:pPr>
                <w:pStyle w:val="TOC2"/>
                <w:tabs>
                  <w:tab w:val="right" w:leader="dot" w:pos="9350"/>
                </w:tabs>
                <w:rPr>
                  <w:del w:id="66" w:author="Alejandro Sainz" w:date="2024-03-30T03:31:00Z" w16du:dateUtc="2024-03-30T07:31:00Z"/>
                  <w:rFonts w:eastAsiaTheme="minorEastAsia"/>
                  <w:noProof/>
                  <w:lang w:eastAsia="en-CA"/>
                </w:rPr>
              </w:pPr>
              <w:del w:id="67" w:author="Alejandro Sainz" w:date="2024-03-30T03:31:00Z" w16du:dateUtc="2024-03-30T07:31:00Z">
                <w:r w:rsidRPr="006E0BFF" w:rsidDel="006E0BFF">
                  <w:rPr>
                    <w:rFonts w:ascii="Arial" w:hAnsi="Arial" w:cs="Arial"/>
                    <w:noProof/>
                    <w:rPrChange w:id="68" w:author="Alejandro Sainz" w:date="2024-03-30T03:31:00Z" w16du:dateUtc="2024-03-30T07:31:00Z">
                      <w:rPr>
                        <w:rStyle w:val="Hyperlink"/>
                        <w:rFonts w:ascii="Arial" w:hAnsi="Arial" w:cs="Arial"/>
                        <w:noProof/>
                      </w:rPr>
                    </w:rPrChange>
                  </w:rPr>
                  <w:delText>Configuration</w:delText>
                </w:r>
                <w:r w:rsidDel="006E0BFF">
                  <w:rPr>
                    <w:noProof/>
                    <w:webHidden/>
                  </w:rPr>
                  <w:tab/>
                  <w:delText>1</w:delText>
                </w:r>
              </w:del>
            </w:p>
            <w:p w14:paraId="3CFD0E4F" w14:textId="37CF8F6C" w:rsidR="00C53175" w:rsidDel="006E0BFF" w:rsidRDefault="00C53175">
              <w:pPr>
                <w:pStyle w:val="TOC1"/>
                <w:tabs>
                  <w:tab w:val="right" w:leader="dot" w:pos="9350"/>
                </w:tabs>
                <w:rPr>
                  <w:del w:id="69" w:author="Alejandro Sainz" w:date="2024-03-30T03:31:00Z" w16du:dateUtc="2024-03-30T07:31:00Z"/>
                  <w:rFonts w:eastAsiaTheme="minorEastAsia"/>
                  <w:noProof/>
                  <w:lang w:eastAsia="en-CA"/>
                </w:rPr>
              </w:pPr>
              <w:del w:id="70" w:author="Alejandro Sainz" w:date="2024-03-30T03:31:00Z" w16du:dateUtc="2024-03-30T07:31:00Z">
                <w:r w:rsidRPr="006E0BFF" w:rsidDel="006E0BFF">
                  <w:rPr>
                    <w:rFonts w:ascii="Arial" w:hAnsi="Arial" w:cs="Arial"/>
                    <w:noProof/>
                    <w:rPrChange w:id="71" w:author="Alejandro Sainz" w:date="2024-03-30T03:31:00Z" w16du:dateUtc="2024-03-30T07:31:00Z">
                      <w:rPr>
                        <w:rStyle w:val="Hyperlink"/>
                        <w:rFonts w:ascii="Arial" w:hAnsi="Arial" w:cs="Arial"/>
                        <w:noProof/>
                      </w:rPr>
                    </w:rPrChange>
                  </w:rPr>
                  <w:delText>Quick Start</w:delText>
                </w:r>
                <w:r w:rsidDel="006E0BFF">
                  <w:rPr>
                    <w:noProof/>
                    <w:webHidden/>
                  </w:rPr>
                  <w:tab/>
                  <w:delText>2</w:delText>
                </w:r>
              </w:del>
            </w:p>
            <w:p w14:paraId="531AC3B1" w14:textId="3C045645" w:rsidR="00C53175" w:rsidDel="006E0BFF" w:rsidRDefault="00C53175">
              <w:pPr>
                <w:pStyle w:val="TOC2"/>
                <w:tabs>
                  <w:tab w:val="right" w:leader="dot" w:pos="9350"/>
                </w:tabs>
                <w:rPr>
                  <w:del w:id="72" w:author="Alejandro Sainz" w:date="2024-03-30T03:31:00Z" w16du:dateUtc="2024-03-30T07:31:00Z"/>
                  <w:rFonts w:eastAsiaTheme="minorEastAsia"/>
                  <w:noProof/>
                  <w:lang w:eastAsia="en-CA"/>
                </w:rPr>
              </w:pPr>
              <w:del w:id="73" w:author="Alejandro Sainz" w:date="2024-03-30T03:31:00Z" w16du:dateUtc="2024-03-30T07:31:00Z">
                <w:r w:rsidRPr="006E0BFF" w:rsidDel="006E0BFF">
                  <w:rPr>
                    <w:rFonts w:ascii="Arial" w:hAnsi="Arial" w:cs="Arial"/>
                    <w:noProof/>
                    <w:rPrChange w:id="74" w:author="Alejandro Sainz" w:date="2024-03-30T03:31:00Z" w16du:dateUtc="2024-03-30T07:31:00Z">
                      <w:rPr>
                        <w:rStyle w:val="Hyperlink"/>
                        <w:rFonts w:ascii="Arial" w:hAnsi="Arial" w:cs="Arial"/>
                        <w:noProof/>
                      </w:rPr>
                    </w:rPrChange>
                  </w:rPr>
                  <w:delText>How to use the asset in your project</w:delText>
                </w:r>
                <w:r w:rsidDel="006E0BFF">
                  <w:rPr>
                    <w:noProof/>
                    <w:webHidden/>
                  </w:rPr>
                  <w:tab/>
                  <w:delText>3</w:delText>
                </w:r>
              </w:del>
            </w:p>
            <w:p w14:paraId="44D232B8" w14:textId="18719E06" w:rsidR="00C53175" w:rsidDel="006E0BFF" w:rsidRDefault="00C53175">
              <w:pPr>
                <w:pStyle w:val="TOC1"/>
                <w:tabs>
                  <w:tab w:val="right" w:leader="dot" w:pos="9350"/>
                </w:tabs>
                <w:rPr>
                  <w:del w:id="75" w:author="Alejandro Sainz" w:date="2024-03-30T03:31:00Z" w16du:dateUtc="2024-03-30T07:31:00Z"/>
                  <w:rFonts w:eastAsiaTheme="minorEastAsia"/>
                  <w:noProof/>
                  <w:lang w:eastAsia="en-CA"/>
                </w:rPr>
              </w:pPr>
              <w:del w:id="76" w:author="Alejandro Sainz" w:date="2024-03-30T03:31:00Z" w16du:dateUtc="2024-03-30T07:31:00Z">
                <w:r w:rsidRPr="006E0BFF" w:rsidDel="006E0BFF">
                  <w:rPr>
                    <w:rFonts w:ascii="Arial" w:hAnsi="Arial" w:cs="Arial"/>
                    <w:noProof/>
                    <w:rPrChange w:id="77" w:author="Alejandro Sainz" w:date="2024-03-30T03:31:00Z" w16du:dateUtc="2024-03-30T07:31:00Z">
                      <w:rPr>
                        <w:rStyle w:val="Hyperlink"/>
                        <w:rFonts w:ascii="Arial" w:hAnsi="Arial" w:cs="Arial"/>
                        <w:noProof/>
                      </w:rPr>
                    </w:rPrChange>
                  </w:rPr>
                  <w:delText>Demo Scenes</w:delText>
                </w:r>
                <w:r w:rsidDel="006E0BFF">
                  <w:rPr>
                    <w:noProof/>
                    <w:webHidden/>
                  </w:rPr>
                  <w:tab/>
                  <w:delText>3</w:delText>
                </w:r>
              </w:del>
            </w:p>
            <w:p w14:paraId="4EF09961" w14:textId="42CFBBBB" w:rsidR="00C53175" w:rsidDel="006E0BFF" w:rsidRDefault="00C53175">
              <w:pPr>
                <w:pStyle w:val="TOC2"/>
                <w:tabs>
                  <w:tab w:val="right" w:leader="dot" w:pos="9350"/>
                </w:tabs>
                <w:rPr>
                  <w:del w:id="78" w:author="Alejandro Sainz" w:date="2024-03-30T03:31:00Z" w16du:dateUtc="2024-03-30T07:31:00Z"/>
                  <w:rFonts w:eastAsiaTheme="minorEastAsia"/>
                  <w:noProof/>
                  <w:lang w:eastAsia="en-CA"/>
                </w:rPr>
              </w:pPr>
              <w:del w:id="79" w:author="Alejandro Sainz" w:date="2024-03-30T03:31:00Z" w16du:dateUtc="2024-03-30T07:31:00Z">
                <w:r w:rsidRPr="006E0BFF" w:rsidDel="006E0BFF">
                  <w:rPr>
                    <w:rFonts w:ascii="Arial" w:hAnsi="Arial" w:cs="Arial"/>
                    <w:noProof/>
                    <w:lang w:val="es-ES"/>
                    <w:rPrChange w:id="80" w:author="Alejandro Sainz" w:date="2024-03-30T03:31:00Z" w16du:dateUtc="2024-03-30T07:31:00Z">
                      <w:rPr>
                        <w:rStyle w:val="Hyperlink"/>
                        <w:rFonts w:ascii="Arial" w:hAnsi="Arial" w:cs="Arial"/>
                        <w:noProof/>
                        <w:lang w:val="es-ES"/>
                      </w:rPr>
                    </w:rPrChange>
                  </w:rPr>
                  <w:delText>2D Demo</w:delText>
                </w:r>
                <w:r w:rsidDel="006E0BFF">
                  <w:rPr>
                    <w:noProof/>
                    <w:webHidden/>
                  </w:rPr>
                  <w:tab/>
                  <w:delText>3</w:delText>
                </w:r>
              </w:del>
            </w:p>
            <w:p w14:paraId="7F390496" w14:textId="4A7961C4" w:rsidR="00C53175" w:rsidDel="006E0BFF" w:rsidRDefault="00C53175">
              <w:pPr>
                <w:pStyle w:val="TOC2"/>
                <w:tabs>
                  <w:tab w:val="right" w:leader="dot" w:pos="9350"/>
                </w:tabs>
                <w:rPr>
                  <w:del w:id="81" w:author="Alejandro Sainz" w:date="2024-03-30T03:31:00Z" w16du:dateUtc="2024-03-30T07:31:00Z"/>
                  <w:rFonts w:eastAsiaTheme="minorEastAsia"/>
                  <w:noProof/>
                  <w:lang w:eastAsia="en-CA"/>
                </w:rPr>
              </w:pPr>
              <w:del w:id="82" w:author="Alejandro Sainz" w:date="2024-03-30T03:31:00Z" w16du:dateUtc="2024-03-30T07:31:00Z">
                <w:r w:rsidRPr="006E0BFF" w:rsidDel="006E0BFF">
                  <w:rPr>
                    <w:rFonts w:ascii="Arial" w:hAnsi="Arial" w:cs="Arial"/>
                    <w:noProof/>
                    <w:rPrChange w:id="83" w:author="Alejandro Sainz" w:date="2024-03-30T03:31:00Z" w16du:dateUtc="2024-03-30T07:31:00Z">
                      <w:rPr>
                        <w:rStyle w:val="Hyperlink"/>
                        <w:rFonts w:ascii="Arial" w:hAnsi="Arial" w:cs="Arial"/>
                        <w:noProof/>
                      </w:rPr>
                    </w:rPrChange>
                  </w:rPr>
                  <w:delText>3D Demo</w:delText>
                </w:r>
                <w:r w:rsidDel="006E0BFF">
                  <w:rPr>
                    <w:noProof/>
                    <w:webHidden/>
                  </w:rPr>
                  <w:tab/>
                  <w:delText>5</w:delText>
                </w:r>
              </w:del>
            </w:p>
            <w:p w14:paraId="4971F357" w14:textId="48228855" w:rsidR="00C53175" w:rsidDel="006E0BFF" w:rsidRDefault="00C53175">
              <w:pPr>
                <w:pStyle w:val="TOC1"/>
                <w:tabs>
                  <w:tab w:val="right" w:leader="dot" w:pos="9350"/>
                </w:tabs>
                <w:rPr>
                  <w:del w:id="84" w:author="Alejandro Sainz" w:date="2024-03-30T03:31:00Z" w16du:dateUtc="2024-03-30T07:31:00Z"/>
                  <w:rFonts w:eastAsiaTheme="minorEastAsia"/>
                  <w:noProof/>
                  <w:lang w:eastAsia="en-CA"/>
                </w:rPr>
              </w:pPr>
              <w:del w:id="85" w:author="Alejandro Sainz" w:date="2024-03-30T03:31:00Z" w16du:dateUtc="2024-03-30T07:31:00Z">
                <w:r w:rsidRPr="006E0BFF" w:rsidDel="006E0BFF">
                  <w:rPr>
                    <w:rFonts w:ascii="Arial" w:hAnsi="Arial" w:cs="Arial"/>
                    <w:noProof/>
                    <w:rPrChange w:id="86" w:author="Alejandro Sainz" w:date="2024-03-30T03:31:00Z" w16du:dateUtc="2024-03-30T07:31:00Z">
                      <w:rPr>
                        <w:rStyle w:val="Hyperlink"/>
                        <w:rFonts w:ascii="Arial" w:hAnsi="Arial" w:cs="Arial"/>
                        <w:noProof/>
                      </w:rPr>
                    </w:rPrChange>
                  </w:rPr>
                  <w:delText>Scripting support</w:delText>
                </w:r>
                <w:r w:rsidDel="006E0BFF">
                  <w:rPr>
                    <w:noProof/>
                    <w:webHidden/>
                  </w:rPr>
                  <w:tab/>
                  <w:delText>5</w:delText>
                </w:r>
              </w:del>
            </w:p>
            <w:p w14:paraId="33912C65" w14:textId="2CD148C1" w:rsidR="00C53175" w:rsidDel="006E0BFF" w:rsidRDefault="00C53175">
              <w:pPr>
                <w:pStyle w:val="TOC1"/>
                <w:tabs>
                  <w:tab w:val="right" w:leader="dot" w:pos="9350"/>
                </w:tabs>
                <w:rPr>
                  <w:del w:id="87" w:author="Alejandro Sainz" w:date="2024-03-30T03:31:00Z" w16du:dateUtc="2024-03-30T07:31:00Z"/>
                  <w:rFonts w:eastAsiaTheme="minorEastAsia"/>
                  <w:noProof/>
                  <w:lang w:eastAsia="en-CA"/>
                </w:rPr>
              </w:pPr>
              <w:del w:id="88" w:author="Alejandro Sainz" w:date="2024-03-30T03:31:00Z" w16du:dateUtc="2024-03-30T07:31:00Z">
                <w:r w:rsidRPr="006E0BFF" w:rsidDel="006E0BFF">
                  <w:rPr>
                    <w:rFonts w:ascii="Arial" w:hAnsi="Arial" w:cs="Arial"/>
                    <w:noProof/>
                    <w:rPrChange w:id="89" w:author="Alejandro Sainz" w:date="2024-03-30T03:31:00Z" w16du:dateUtc="2024-03-30T07:31:00Z">
                      <w:rPr>
                        <w:rStyle w:val="Hyperlink"/>
                        <w:rFonts w:ascii="Arial" w:hAnsi="Arial" w:cs="Arial"/>
                        <w:noProof/>
                      </w:rPr>
                    </w:rPrChange>
                  </w:rPr>
                  <w:delText>FAQs</w:delText>
                </w:r>
                <w:r w:rsidDel="006E0BFF">
                  <w:rPr>
                    <w:noProof/>
                    <w:webHidden/>
                  </w:rPr>
                  <w:tab/>
                  <w:delText>7</w:delText>
                </w:r>
              </w:del>
            </w:p>
            <w:p w14:paraId="14194ACD" w14:textId="6360E5B9" w:rsidR="00C936D1" w:rsidRPr="00E432AA" w:rsidRDefault="00FC061C" w:rsidP="006C224E">
              <w:pPr>
                <w:spacing w:line="276" w:lineRule="auto"/>
                <w:jc w:val="both"/>
                <w:rPr>
                  <w:rFonts w:ascii="Arial" w:hAnsi="Arial" w:cs="Arial"/>
                  <w:sz w:val="24"/>
                  <w:szCs w:val="24"/>
                </w:rPr>
                <w:sectPr w:rsidR="00C936D1" w:rsidRPr="00E432AA" w:rsidSect="002C41FD">
                  <w:footerReference w:type="default" r:id="rId8"/>
                  <w:footerReference w:type="first" r:id="rId9"/>
                  <w:pgSz w:w="12240" w:h="15840"/>
                  <w:pgMar w:top="1440" w:right="1440" w:bottom="1440" w:left="1440" w:header="708" w:footer="708" w:gutter="0"/>
                  <w:pgNumType w:start="0"/>
                  <w:cols w:space="708"/>
                  <w:titlePg/>
                  <w:docGrid w:linePitch="360"/>
                </w:sectPr>
              </w:pPr>
              <w:r w:rsidRPr="00E432A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fldChar w:fldCharType="end"/>
              </w:r>
            </w:p>
          </w:sdtContent>
        </w:sdt>
        <w:p w14:paraId="5A77F7B1" w14:textId="7FC11393" w:rsidR="00ED3B7B" w:rsidRPr="00E432AA" w:rsidRDefault="00000000" w:rsidP="006C224E">
          <w:pPr>
            <w:spacing w:line="276" w:lineRule="auto"/>
            <w:jc w:val="both"/>
            <w:rPr>
              <w:rFonts w:ascii="Arial" w:hAnsi="Arial" w:cs="Arial"/>
              <w:sz w:val="24"/>
              <w:szCs w:val="24"/>
            </w:rPr>
          </w:pPr>
        </w:p>
      </w:sdtContent>
    </w:sdt>
    <w:p w14:paraId="176F7DB5" w14:textId="3249D818" w:rsidR="00392A1C" w:rsidRPr="00E432AA" w:rsidRDefault="00C77C77" w:rsidP="006C224E">
      <w:pPr>
        <w:pStyle w:val="Heading1"/>
        <w:spacing w:line="276" w:lineRule="auto"/>
        <w:jc w:val="both"/>
        <w:rPr>
          <w:rFonts w:ascii="Arial" w:hAnsi="Arial" w:cs="Arial"/>
          <w:sz w:val="24"/>
          <w:szCs w:val="24"/>
        </w:rPr>
      </w:pPr>
      <w:bookmarkStart w:id="90" w:name="_Toc162661877"/>
      <w:r w:rsidRPr="00E432AA">
        <w:rPr>
          <w:rFonts w:ascii="Arial" w:hAnsi="Arial" w:cs="Arial"/>
          <w:sz w:val="24"/>
          <w:szCs w:val="24"/>
        </w:rPr>
        <w:t>Introduction</w:t>
      </w:r>
      <w:bookmarkEnd w:id="90"/>
    </w:p>
    <w:p w14:paraId="06BCE12E" w14:textId="0D297776" w:rsidR="00C77C77" w:rsidRPr="00E432AA" w:rsidRDefault="00D74D4A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E432AA">
        <w:rPr>
          <w:rFonts w:ascii="Arial" w:hAnsi="Arial" w:cs="Arial"/>
          <w:sz w:val="24"/>
          <w:szCs w:val="24"/>
        </w:rPr>
        <w:t>Thank you for purchasing!</w:t>
      </w:r>
    </w:p>
    <w:p w14:paraId="313096F3" w14:textId="18914513" w:rsidR="00D74D4A" w:rsidRPr="00E432AA" w:rsidRDefault="00D74D4A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E432AA">
        <w:rPr>
          <w:rFonts w:ascii="Arial" w:hAnsi="Arial" w:cs="Arial"/>
          <w:sz w:val="24"/>
          <w:szCs w:val="24"/>
        </w:rPr>
        <w:t xml:space="preserve">The </w:t>
      </w:r>
      <w:del w:id="91" w:author="Alejandro Sainz" w:date="2024-03-30T05:15:00Z" w16du:dateUtc="2024-03-30T09:15:00Z">
        <w:r w:rsidRPr="00E432AA" w:rsidDel="00887AAA">
          <w:rPr>
            <w:rFonts w:ascii="Arial" w:hAnsi="Arial" w:cs="Arial"/>
            <w:sz w:val="24"/>
            <w:szCs w:val="24"/>
          </w:rPr>
          <w:delText xml:space="preserve">Unity </w:delText>
        </w:r>
      </w:del>
      <w:r w:rsidRPr="00E432AA">
        <w:rPr>
          <w:rFonts w:ascii="Arial" w:hAnsi="Arial" w:cs="Arial"/>
          <w:sz w:val="24"/>
          <w:szCs w:val="24"/>
        </w:rPr>
        <w:t xml:space="preserve">Tag and Layer Forge is an intuitive tool designed to enhance the workflow within </w:t>
      </w:r>
      <w:del w:id="92" w:author="Alejandro Sainz" w:date="2024-03-30T05:15:00Z" w16du:dateUtc="2024-03-30T09:15:00Z">
        <w:r w:rsidRPr="00E432AA" w:rsidDel="00887AAA">
          <w:rPr>
            <w:rFonts w:ascii="Arial" w:hAnsi="Arial" w:cs="Arial"/>
            <w:sz w:val="24"/>
            <w:szCs w:val="24"/>
          </w:rPr>
          <w:delText xml:space="preserve">the </w:delText>
        </w:r>
      </w:del>
      <w:ins w:id="93" w:author="Alejandro Sainz" w:date="2024-03-30T05:15:00Z" w16du:dateUtc="2024-03-30T09:15:00Z">
        <w:r w:rsidR="00887AAA">
          <w:rPr>
            <w:rFonts w:ascii="Arial" w:hAnsi="Arial" w:cs="Arial"/>
            <w:sz w:val="24"/>
            <w:szCs w:val="24"/>
          </w:rPr>
          <w:t>Unity</w:t>
        </w:r>
      </w:ins>
      <w:del w:id="94" w:author="Alejandro Sainz" w:date="2024-03-30T05:15:00Z" w16du:dateUtc="2024-03-30T09:15:00Z">
        <w:r w:rsidRPr="00E432AA" w:rsidDel="00887AAA">
          <w:rPr>
            <w:rFonts w:ascii="Arial" w:hAnsi="Arial" w:cs="Arial"/>
            <w:sz w:val="24"/>
            <w:szCs w:val="24"/>
          </w:rPr>
          <w:delText>engine</w:delText>
        </w:r>
      </w:del>
      <w:r w:rsidRPr="00E432AA">
        <w:rPr>
          <w:rFonts w:ascii="Arial" w:hAnsi="Arial" w:cs="Arial"/>
          <w:sz w:val="24"/>
          <w:szCs w:val="24"/>
        </w:rPr>
        <w:t xml:space="preserve"> by customizing Tags, Layers and Physics Collisions directly from the inspector of a GameObject.</w:t>
      </w:r>
    </w:p>
    <w:p w14:paraId="101392E3" w14:textId="390EF067" w:rsidR="00D74D4A" w:rsidRPr="00E432AA" w:rsidRDefault="00D74D4A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E432AA">
        <w:rPr>
          <w:rFonts w:ascii="Arial" w:hAnsi="Arial" w:cs="Arial"/>
          <w:sz w:val="24"/>
          <w:szCs w:val="24"/>
        </w:rPr>
        <w:t>Feel free to contact for any enquiry.</w:t>
      </w:r>
    </w:p>
    <w:p w14:paraId="3F87C0E4" w14:textId="5C1831D0" w:rsidR="00D74D4A" w:rsidRPr="00E432AA" w:rsidRDefault="00D74D4A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E432AA">
        <w:rPr>
          <w:rFonts w:ascii="Arial" w:hAnsi="Arial" w:cs="Arial"/>
          <w:sz w:val="24"/>
          <w:szCs w:val="24"/>
        </w:rPr>
        <w:t xml:space="preserve">Email: </w:t>
      </w:r>
      <w:hyperlink r:id="rId10" w:history="1">
        <w:r w:rsidRPr="00E432AA">
          <w:rPr>
            <w:rStyle w:val="Hyperlink"/>
            <w:rFonts w:ascii="Arial" w:hAnsi="Arial" w:cs="Arial"/>
            <w:sz w:val="24"/>
            <w:szCs w:val="24"/>
          </w:rPr>
          <w:t>alejasainzmartinez@gmail.com</w:t>
        </w:r>
      </w:hyperlink>
    </w:p>
    <w:p w14:paraId="5FEE859D" w14:textId="07B76C2C" w:rsidR="00E432AA" w:rsidRPr="00E432AA" w:rsidRDefault="00E432AA" w:rsidP="006C224E">
      <w:pPr>
        <w:pStyle w:val="Heading1"/>
        <w:spacing w:line="276" w:lineRule="auto"/>
        <w:jc w:val="both"/>
        <w:rPr>
          <w:rFonts w:ascii="Arial" w:hAnsi="Arial" w:cs="Arial"/>
          <w:sz w:val="24"/>
          <w:szCs w:val="24"/>
        </w:rPr>
      </w:pPr>
      <w:bookmarkStart w:id="95" w:name="_Toc162661878"/>
      <w:r w:rsidRPr="00E432AA">
        <w:rPr>
          <w:rFonts w:ascii="Arial" w:hAnsi="Arial" w:cs="Arial"/>
          <w:sz w:val="24"/>
          <w:szCs w:val="24"/>
        </w:rPr>
        <w:t>Features</w:t>
      </w:r>
      <w:bookmarkEnd w:id="95"/>
    </w:p>
    <w:p w14:paraId="66FF9400" w14:textId="77777777" w:rsidR="00E432AA" w:rsidRPr="00E432AA" w:rsidRDefault="00E432AA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2766CD">
        <w:rPr>
          <w:rFonts w:ascii="Arial" w:hAnsi="Arial" w:cs="Arial"/>
          <w:b/>
          <w:bCs/>
          <w:sz w:val="24"/>
          <w:szCs w:val="24"/>
          <w:rPrChange w:id="96" w:author="Alejandro Sainz" w:date="2024-03-30T01:58:00Z" w16du:dateUtc="2024-03-30T05:58:00Z">
            <w:rPr>
              <w:rFonts w:ascii="Arial" w:hAnsi="Arial" w:cs="Arial"/>
              <w:sz w:val="24"/>
              <w:szCs w:val="24"/>
            </w:rPr>
          </w:rPrChange>
        </w:rPr>
        <w:t>Direct Management from the Inspector:</w:t>
      </w:r>
      <w:r w:rsidRPr="00E432AA">
        <w:rPr>
          <w:rFonts w:ascii="Arial" w:hAnsi="Arial" w:cs="Arial"/>
          <w:sz w:val="24"/>
          <w:szCs w:val="24"/>
        </w:rPr>
        <w:t xml:space="preserve"> Perform all </w:t>
      </w:r>
      <w:r w:rsidRPr="002766CD">
        <w:rPr>
          <w:rFonts w:ascii="Arial" w:hAnsi="Arial" w:cs="Arial"/>
          <w:b/>
          <w:bCs/>
          <w:sz w:val="24"/>
          <w:szCs w:val="24"/>
          <w:rPrChange w:id="97" w:author="Alejandro Sainz" w:date="2024-03-30T01:59:00Z" w16du:dateUtc="2024-03-30T05:59:00Z">
            <w:rPr>
              <w:rFonts w:ascii="Arial" w:hAnsi="Arial" w:cs="Arial"/>
              <w:sz w:val="24"/>
              <w:szCs w:val="24"/>
            </w:rPr>
          </w:rPrChange>
        </w:rPr>
        <w:t>Tag</w:t>
      </w:r>
      <w:r w:rsidRPr="00E432AA">
        <w:rPr>
          <w:rFonts w:ascii="Arial" w:hAnsi="Arial" w:cs="Arial"/>
          <w:sz w:val="24"/>
          <w:szCs w:val="24"/>
        </w:rPr>
        <w:t xml:space="preserve"> and </w:t>
      </w:r>
      <w:r w:rsidRPr="002766CD">
        <w:rPr>
          <w:rFonts w:ascii="Arial" w:hAnsi="Arial" w:cs="Arial"/>
          <w:b/>
          <w:bCs/>
          <w:sz w:val="24"/>
          <w:szCs w:val="24"/>
          <w:rPrChange w:id="98" w:author="Alejandro Sainz" w:date="2024-03-30T01:59:00Z" w16du:dateUtc="2024-03-30T05:59:00Z">
            <w:rPr>
              <w:rFonts w:ascii="Arial" w:hAnsi="Arial" w:cs="Arial"/>
              <w:sz w:val="24"/>
              <w:szCs w:val="24"/>
            </w:rPr>
          </w:rPrChange>
        </w:rPr>
        <w:t>Layer</w:t>
      </w:r>
      <w:r w:rsidRPr="00E432AA">
        <w:rPr>
          <w:rFonts w:ascii="Arial" w:hAnsi="Arial" w:cs="Arial"/>
          <w:sz w:val="24"/>
          <w:szCs w:val="24"/>
        </w:rPr>
        <w:t xml:space="preserve"> operations without leaving the context of your </w:t>
      </w:r>
      <w:r w:rsidRPr="002766CD">
        <w:rPr>
          <w:rFonts w:ascii="Arial" w:hAnsi="Arial" w:cs="Arial"/>
          <w:b/>
          <w:bCs/>
          <w:sz w:val="24"/>
          <w:szCs w:val="24"/>
          <w:rPrChange w:id="99" w:author="Alejandro Sainz" w:date="2024-03-30T01:59:00Z" w16du:dateUtc="2024-03-30T05:59:00Z">
            <w:rPr>
              <w:rFonts w:ascii="Arial" w:hAnsi="Arial" w:cs="Arial"/>
              <w:sz w:val="24"/>
              <w:szCs w:val="24"/>
            </w:rPr>
          </w:rPrChange>
        </w:rPr>
        <w:t>GameObjects</w:t>
      </w:r>
      <w:r w:rsidRPr="00E432AA">
        <w:rPr>
          <w:rFonts w:ascii="Arial" w:hAnsi="Arial" w:cs="Arial"/>
          <w:sz w:val="24"/>
          <w:szCs w:val="24"/>
        </w:rPr>
        <w:t>. Manage your project settings all from one place.</w:t>
      </w:r>
    </w:p>
    <w:p w14:paraId="75DDB9B6" w14:textId="77777777" w:rsidR="00E432AA" w:rsidRPr="00E432AA" w:rsidRDefault="00E432AA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2766CD">
        <w:rPr>
          <w:rFonts w:ascii="Arial" w:hAnsi="Arial" w:cs="Arial"/>
          <w:b/>
          <w:bCs/>
          <w:sz w:val="24"/>
          <w:szCs w:val="24"/>
          <w:rPrChange w:id="100" w:author="Alejandro Sainz" w:date="2024-03-30T01:58:00Z" w16du:dateUtc="2024-03-30T05:58:00Z">
            <w:rPr>
              <w:rFonts w:ascii="Arial" w:hAnsi="Arial" w:cs="Arial"/>
              <w:sz w:val="24"/>
              <w:szCs w:val="24"/>
            </w:rPr>
          </w:rPrChange>
        </w:rPr>
        <w:t>Efficiency:</w:t>
      </w:r>
      <w:r w:rsidRPr="00E432AA">
        <w:rPr>
          <w:rFonts w:ascii="Arial" w:hAnsi="Arial" w:cs="Arial"/>
          <w:sz w:val="24"/>
          <w:szCs w:val="24"/>
        </w:rPr>
        <w:t xml:space="preserve"> Save valuable development time with streamlined operations.</w:t>
      </w:r>
    </w:p>
    <w:p w14:paraId="5A9E1B93" w14:textId="51697546" w:rsidR="00E432AA" w:rsidRPr="00E432AA" w:rsidRDefault="00E432AA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2766CD">
        <w:rPr>
          <w:rFonts w:ascii="Arial" w:hAnsi="Arial" w:cs="Arial"/>
          <w:b/>
          <w:bCs/>
          <w:sz w:val="24"/>
          <w:szCs w:val="24"/>
          <w:rPrChange w:id="101" w:author="Alejandro Sainz" w:date="2024-03-30T01:58:00Z" w16du:dateUtc="2024-03-30T05:58:00Z">
            <w:rPr>
              <w:rFonts w:ascii="Arial" w:hAnsi="Arial" w:cs="Arial"/>
              <w:sz w:val="24"/>
              <w:szCs w:val="24"/>
            </w:rPr>
          </w:rPrChange>
        </w:rPr>
        <w:t>Clarity:</w:t>
      </w:r>
      <w:r w:rsidRPr="00E432AA">
        <w:rPr>
          <w:rFonts w:ascii="Arial" w:hAnsi="Arial" w:cs="Arial"/>
          <w:sz w:val="24"/>
          <w:szCs w:val="24"/>
        </w:rPr>
        <w:t xml:space="preserve"> Gain a better understanding of your project's collision matrix with an intuitive visual interface.</w:t>
      </w:r>
    </w:p>
    <w:p w14:paraId="765116EA" w14:textId="71D239E3" w:rsidR="00C77C77" w:rsidRPr="00E432AA" w:rsidRDefault="00C77C77" w:rsidP="006C224E">
      <w:pPr>
        <w:pStyle w:val="Heading1"/>
        <w:spacing w:line="276" w:lineRule="auto"/>
        <w:jc w:val="both"/>
        <w:rPr>
          <w:rFonts w:ascii="Arial" w:hAnsi="Arial" w:cs="Arial"/>
          <w:sz w:val="24"/>
          <w:szCs w:val="24"/>
        </w:rPr>
      </w:pPr>
      <w:bookmarkStart w:id="102" w:name="_Toc162661879"/>
      <w:r w:rsidRPr="00E432AA">
        <w:rPr>
          <w:rFonts w:ascii="Arial" w:hAnsi="Arial" w:cs="Arial"/>
          <w:sz w:val="24"/>
          <w:szCs w:val="24"/>
        </w:rPr>
        <w:t>Setup</w:t>
      </w:r>
      <w:bookmarkEnd w:id="102"/>
    </w:p>
    <w:p w14:paraId="375D58F7" w14:textId="790A5AFB" w:rsidR="00C77C77" w:rsidRPr="00E432AA" w:rsidRDefault="00C77C77" w:rsidP="006C224E">
      <w:pPr>
        <w:pStyle w:val="Heading2"/>
        <w:spacing w:line="276" w:lineRule="auto"/>
        <w:jc w:val="both"/>
        <w:rPr>
          <w:rFonts w:ascii="Arial" w:hAnsi="Arial" w:cs="Arial"/>
          <w:sz w:val="24"/>
          <w:szCs w:val="24"/>
        </w:rPr>
      </w:pPr>
      <w:bookmarkStart w:id="103" w:name="_Toc162661880"/>
      <w:r w:rsidRPr="00E432AA">
        <w:rPr>
          <w:rFonts w:ascii="Arial" w:hAnsi="Arial" w:cs="Arial"/>
          <w:sz w:val="24"/>
          <w:szCs w:val="24"/>
        </w:rPr>
        <w:t>Requisites</w:t>
      </w:r>
      <w:bookmarkEnd w:id="103"/>
    </w:p>
    <w:p w14:paraId="525F864C" w14:textId="4FEE64A8" w:rsidR="00C77C77" w:rsidRPr="00E432AA" w:rsidRDefault="00302E4E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E432AA">
        <w:rPr>
          <w:rFonts w:ascii="Arial" w:hAnsi="Arial" w:cs="Arial"/>
          <w:sz w:val="24"/>
          <w:szCs w:val="24"/>
        </w:rPr>
        <w:t xml:space="preserve">The Unity Tag and Layer Forge has been developed and tested using </w:t>
      </w:r>
      <w:r w:rsidRPr="002766CD">
        <w:rPr>
          <w:rFonts w:ascii="Arial" w:hAnsi="Arial" w:cs="Arial"/>
          <w:b/>
          <w:bCs/>
          <w:sz w:val="24"/>
          <w:szCs w:val="24"/>
          <w:rPrChange w:id="104" w:author="Alejandro Sainz" w:date="2024-03-30T01:59:00Z" w16du:dateUtc="2024-03-30T05:59:00Z">
            <w:rPr>
              <w:rFonts w:ascii="Arial" w:hAnsi="Arial" w:cs="Arial"/>
              <w:sz w:val="24"/>
              <w:szCs w:val="24"/>
            </w:rPr>
          </w:rPrChange>
        </w:rPr>
        <w:t>Unity 2023.2.7f1</w:t>
      </w:r>
      <w:r w:rsidRPr="00E432AA">
        <w:rPr>
          <w:rFonts w:ascii="Arial" w:hAnsi="Arial" w:cs="Arial"/>
          <w:sz w:val="24"/>
          <w:szCs w:val="24"/>
        </w:rPr>
        <w:t>.</w:t>
      </w:r>
    </w:p>
    <w:p w14:paraId="38671245" w14:textId="503F3834" w:rsidR="00C77C77" w:rsidRPr="00E432AA" w:rsidRDefault="00C77C77" w:rsidP="006C224E">
      <w:pPr>
        <w:pStyle w:val="Heading2"/>
        <w:spacing w:line="276" w:lineRule="auto"/>
        <w:jc w:val="both"/>
        <w:rPr>
          <w:rFonts w:ascii="Arial" w:hAnsi="Arial" w:cs="Arial"/>
          <w:sz w:val="24"/>
          <w:szCs w:val="24"/>
        </w:rPr>
      </w:pPr>
      <w:bookmarkStart w:id="105" w:name="_Toc162661881"/>
      <w:r w:rsidRPr="00E432AA">
        <w:rPr>
          <w:rFonts w:ascii="Arial" w:hAnsi="Arial" w:cs="Arial"/>
          <w:sz w:val="24"/>
          <w:szCs w:val="24"/>
        </w:rPr>
        <w:t>Configuration</w:t>
      </w:r>
      <w:bookmarkEnd w:id="105"/>
    </w:p>
    <w:p w14:paraId="7ADE225E" w14:textId="026B8550" w:rsidR="00C77C77" w:rsidRDefault="00B70D21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E432AA">
        <w:rPr>
          <w:rFonts w:ascii="Arial" w:hAnsi="Arial" w:cs="Arial"/>
          <w:sz w:val="24"/>
          <w:szCs w:val="24"/>
        </w:rPr>
        <w:t>Just by importing the package the user will have enable</w:t>
      </w:r>
      <w:r w:rsidR="00BF6EB1" w:rsidRPr="00E432AA">
        <w:rPr>
          <w:rFonts w:ascii="Arial" w:hAnsi="Arial" w:cs="Arial"/>
          <w:sz w:val="24"/>
          <w:szCs w:val="24"/>
        </w:rPr>
        <w:t>d TL Forge</w:t>
      </w:r>
      <w:r w:rsidR="008C0E2D" w:rsidRPr="00E432AA">
        <w:rPr>
          <w:rFonts w:ascii="Arial" w:hAnsi="Arial" w:cs="Arial"/>
          <w:sz w:val="24"/>
          <w:szCs w:val="24"/>
        </w:rPr>
        <w:t xml:space="preserve"> functions</w:t>
      </w:r>
      <w:r w:rsidRPr="00E432AA">
        <w:rPr>
          <w:rFonts w:ascii="Arial" w:hAnsi="Arial" w:cs="Arial"/>
          <w:sz w:val="24"/>
          <w:szCs w:val="24"/>
        </w:rPr>
        <w:t xml:space="preserve"> on </w:t>
      </w:r>
      <w:r w:rsidR="001274C1" w:rsidRPr="00E432AA">
        <w:rPr>
          <w:rFonts w:ascii="Arial" w:hAnsi="Arial" w:cs="Arial"/>
          <w:sz w:val="24"/>
          <w:szCs w:val="24"/>
        </w:rPr>
        <w:t>its</w:t>
      </w:r>
      <w:r w:rsidRPr="00E432AA">
        <w:rPr>
          <w:rFonts w:ascii="Arial" w:hAnsi="Arial" w:cs="Arial"/>
          <w:sz w:val="24"/>
          <w:szCs w:val="24"/>
        </w:rPr>
        <w:t xml:space="preserve"> Unity Editor</w:t>
      </w:r>
      <w:r w:rsidR="00BF6EB1" w:rsidRPr="00E432AA">
        <w:rPr>
          <w:rFonts w:ascii="Arial" w:hAnsi="Arial" w:cs="Arial"/>
          <w:sz w:val="24"/>
          <w:szCs w:val="24"/>
        </w:rPr>
        <w:t xml:space="preserve"> environment.</w:t>
      </w:r>
    </w:p>
    <w:p w14:paraId="559F72F0" w14:textId="77777777" w:rsidR="001274C1" w:rsidRDefault="001274C1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9CB717C" w14:textId="77777777" w:rsidR="001274C1" w:rsidRDefault="001274C1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6AB7694" w14:textId="77777777" w:rsidR="001274C1" w:rsidRDefault="001274C1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04EBA0C" w14:textId="77777777" w:rsidR="001274C1" w:rsidRPr="00E432AA" w:rsidRDefault="001274C1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B28C783" w14:textId="0E89E52F" w:rsidR="00C77C77" w:rsidRPr="00E432AA" w:rsidRDefault="00C77C77" w:rsidP="006C224E">
      <w:pPr>
        <w:pStyle w:val="Heading1"/>
        <w:spacing w:line="276" w:lineRule="auto"/>
        <w:jc w:val="both"/>
        <w:rPr>
          <w:rFonts w:ascii="Arial" w:hAnsi="Arial" w:cs="Arial"/>
          <w:sz w:val="24"/>
          <w:szCs w:val="24"/>
        </w:rPr>
      </w:pPr>
      <w:bookmarkStart w:id="106" w:name="_Toc162661882"/>
      <w:r w:rsidRPr="00E432AA">
        <w:rPr>
          <w:rFonts w:ascii="Arial" w:hAnsi="Arial" w:cs="Arial"/>
          <w:sz w:val="24"/>
          <w:szCs w:val="24"/>
        </w:rPr>
        <w:lastRenderedPageBreak/>
        <w:t>Quick Start</w:t>
      </w:r>
      <w:bookmarkEnd w:id="106"/>
    </w:p>
    <w:p w14:paraId="1A78F5B8" w14:textId="33CC6D2B" w:rsidR="001274C1" w:rsidRDefault="00CF70EB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7217B56" wp14:editId="352CC35B">
            <wp:simplePos x="0" y="0"/>
            <wp:positionH relativeFrom="margin">
              <wp:posOffset>0</wp:posOffset>
            </wp:positionH>
            <wp:positionV relativeFrom="paragraph">
              <wp:posOffset>313055</wp:posOffset>
            </wp:positionV>
            <wp:extent cx="3070860" cy="2962275"/>
            <wp:effectExtent l="0" t="0" r="0" b="0"/>
            <wp:wrapSquare wrapText="bothSides"/>
            <wp:docPr id="646238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274C1">
        <w:rPr>
          <w:rFonts w:ascii="Arial" w:hAnsi="Arial" w:cs="Arial"/>
          <w:sz w:val="24"/>
          <w:szCs w:val="24"/>
        </w:rPr>
        <w:t>TL Forge presents three main components the user will use more often</w:t>
      </w:r>
    </w:p>
    <w:p w14:paraId="2BBCE57F" w14:textId="03DBCAA2" w:rsidR="008E5402" w:rsidRDefault="008E5402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1-</w:t>
      </w:r>
      <w:r w:rsidRPr="005508A5">
        <w:rPr>
          <w:rFonts w:ascii="Arial" w:hAnsi="Arial" w:cs="Arial"/>
          <w:b/>
          <w:bCs/>
          <w:sz w:val="24"/>
          <w:szCs w:val="24"/>
        </w:rPr>
        <w:t>TLFCustomProperties</w:t>
      </w:r>
      <w:r w:rsidRPr="005508A5">
        <w:rPr>
          <w:rFonts w:ascii="Arial" w:hAnsi="Arial" w:cs="Arial"/>
          <w:sz w:val="24"/>
          <w:szCs w:val="24"/>
        </w:rPr>
        <w:t xml:space="preserve"> allow the user to </w:t>
      </w:r>
      <w:r>
        <w:rPr>
          <w:rFonts w:ascii="Arial" w:hAnsi="Arial" w:cs="Arial"/>
          <w:sz w:val="24"/>
          <w:szCs w:val="24"/>
        </w:rPr>
        <w:t xml:space="preserve">define a </w:t>
      </w:r>
      <w:r w:rsidRPr="005508A5">
        <w:rPr>
          <w:rFonts w:ascii="Arial" w:hAnsi="Arial" w:cs="Arial"/>
          <w:b/>
          <w:bCs/>
          <w:sz w:val="24"/>
          <w:szCs w:val="24"/>
        </w:rPr>
        <w:t>Tag Name</w:t>
      </w:r>
      <w:r>
        <w:rPr>
          <w:rFonts w:ascii="Arial" w:hAnsi="Arial" w:cs="Arial"/>
          <w:sz w:val="24"/>
          <w:szCs w:val="24"/>
        </w:rPr>
        <w:t xml:space="preserve"> and a </w:t>
      </w:r>
      <w:r w:rsidRPr="005508A5">
        <w:rPr>
          <w:rFonts w:ascii="Arial" w:hAnsi="Arial" w:cs="Arial"/>
          <w:b/>
          <w:bCs/>
          <w:sz w:val="24"/>
          <w:szCs w:val="24"/>
        </w:rPr>
        <w:t>Layer Name</w:t>
      </w:r>
      <w:r>
        <w:rPr>
          <w:rFonts w:ascii="Arial" w:hAnsi="Arial" w:cs="Arial"/>
          <w:sz w:val="24"/>
          <w:szCs w:val="24"/>
        </w:rPr>
        <w:t xml:space="preserve"> to apply to that specific </w:t>
      </w:r>
      <w:r w:rsidRPr="005508A5">
        <w:rPr>
          <w:rFonts w:ascii="Arial" w:hAnsi="Arial" w:cs="Arial"/>
          <w:b/>
          <w:bCs/>
          <w:sz w:val="24"/>
          <w:szCs w:val="24"/>
        </w:rPr>
        <w:t>Target</w:t>
      </w:r>
      <w:r>
        <w:rPr>
          <w:rFonts w:ascii="Arial" w:hAnsi="Arial" w:cs="Arial"/>
          <w:sz w:val="24"/>
          <w:szCs w:val="24"/>
        </w:rPr>
        <w:t xml:space="preserve"> GameObject.</w:t>
      </w:r>
    </w:p>
    <w:p w14:paraId="08BCF7EE" w14:textId="2BFA4663" w:rsidR="008E5402" w:rsidRDefault="008E5402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component shows a series of buttons that handles from Tag/Layer creation to deletion. This means the corresponding name will be stored or removed from Unity</w:t>
      </w:r>
      <w:ins w:id="107" w:author="Alejandro Sainz" w:date="2024-03-30T02:31:00Z" w16du:dateUtc="2024-03-30T06:31:00Z">
        <w:r w:rsidR="004C1DF2">
          <w:rPr>
            <w:rFonts w:ascii="Arial" w:hAnsi="Arial" w:cs="Arial"/>
            <w:sz w:val="24"/>
            <w:szCs w:val="24"/>
          </w:rPr>
          <w:t>’s settings</w:t>
        </w:r>
      </w:ins>
      <w:r>
        <w:rPr>
          <w:rFonts w:ascii="Arial" w:hAnsi="Arial" w:cs="Arial"/>
          <w:sz w:val="24"/>
          <w:szCs w:val="24"/>
        </w:rPr>
        <w:t>.</w:t>
      </w:r>
    </w:p>
    <w:p w14:paraId="0A6032AC" w14:textId="653047E7" w:rsidR="006C224E" w:rsidRDefault="008E5402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Once a name gets created and applied the Target will automatically have that defined value.</w:t>
      </w:r>
    </w:p>
    <w:p w14:paraId="30FC60DB" w14:textId="364D6801" w:rsidR="005C4C47" w:rsidRDefault="008E5402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This is the main core of the tool.</w:t>
      </w:r>
    </w:p>
    <w:p w14:paraId="3C662CA4" w14:textId="5B1DB1D7" w:rsidR="008E5402" w:rsidRDefault="008E5402" w:rsidP="006C224E">
      <w:pPr>
        <w:spacing w:line="276" w:lineRule="auto"/>
        <w:rPr>
          <w:rFonts w:ascii="Arial" w:hAnsi="Arial" w:cs="Arial"/>
          <w:sz w:val="24"/>
          <w:szCs w:val="24"/>
        </w:rPr>
      </w:pPr>
    </w:p>
    <w:p w14:paraId="65B205D0" w14:textId="1D3C5EDF" w:rsidR="008E5402" w:rsidRDefault="006A2F90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CB78366" wp14:editId="27C4704E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3078480" cy="3995420"/>
            <wp:effectExtent l="0" t="0" r="7620" b="5080"/>
            <wp:wrapSquare wrapText="bothSides"/>
            <wp:docPr id="15277087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600" cy="400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8E5402">
        <w:rPr>
          <w:rFonts w:ascii="Arial" w:hAnsi="Arial" w:cs="Arial"/>
          <w:b/>
          <w:bCs/>
          <w:sz w:val="24"/>
          <w:szCs w:val="24"/>
        </w:rPr>
        <w:t>2-</w:t>
      </w:r>
      <w:r w:rsidR="008E5402" w:rsidRPr="005508A5">
        <w:rPr>
          <w:rFonts w:ascii="Arial" w:hAnsi="Arial" w:cs="Arial"/>
          <w:b/>
          <w:bCs/>
          <w:sz w:val="24"/>
          <w:szCs w:val="24"/>
        </w:rPr>
        <w:t>TLF</w:t>
      </w:r>
      <w:r w:rsidR="008E5402">
        <w:rPr>
          <w:rFonts w:ascii="Arial" w:hAnsi="Arial" w:cs="Arial"/>
          <w:b/>
          <w:bCs/>
          <w:sz w:val="24"/>
          <w:szCs w:val="24"/>
        </w:rPr>
        <w:t>LayerCollisionMatrix2D</w:t>
      </w:r>
      <w:r w:rsidR="008E5402" w:rsidRPr="005508A5">
        <w:rPr>
          <w:rFonts w:ascii="Arial" w:hAnsi="Arial" w:cs="Arial"/>
          <w:sz w:val="24"/>
          <w:szCs w:val="24"/>
        </w:rPr>
        <w:t xml:space="preserve"> allow the user to </w:t>
      </w:r>
      <w:r w:rsidR="008E5402">
        <w:rPr>
          <w:rFonts w:ascii="Arial" w:hAnsi="Arial" w:cs="Arial"/>
          <w:sz w:val="24"/>
          <w:szCs w:val="24"/>
        </w:rPr>
        <w:t xml:space="preserve">define the state of the project’s </w:t>
      </w:r>
      <w:r w:rsidR="00B70E36">
        <w:rPr>
          <w:rFonts w:ascii="Arial" w:hAnsi="Arial" w:cs="Arial"/>
          <w:sz w:val="24"/>
          <w:szCs w:val="24"/>
        </w:rPr>
        <w:t xml:space="preserve">Physics 2D </w:t>
      </w:r>
      <w:r w:rsidR="008E5402">
        <w:rPr>
          <w:rFonts w:ascii="Arial" w:hAnsi="Arial" w:cs="Arial"/>
          <w:sz w:val="24"/>
          <w:szCs w:val="24"/>
        </w:rPr>
        <w:t>collision matrix</w:t>
      </w:r>
      <w:r w:rsidR="00B70E36">
        <w:rPr>
          <w:rFonts w:ascii="Arial" w:hAnsi="Arial" w:cs="Arial"/>
          <w:sz w:val="24"/>
          <w:szCs w:val="24"/>
        </w:rPr>
        <w:t xml:space="preserve"> </w:t>
      </w:r>
      <w:r w:rsidR="008E5402">
        <w:rPr>
          <w:rFonts w:ascii="Arial" w:hAnsi="Arial" w:cs="Arial"/>
          <w:sz w:val="24"/>
          <w:szCs w:val="24"/>
        </w:rPr>
        <w:t>by showing how the existing layers interact with each other.</w:t>
      </w:r>
    </w:p>
    <w:p w14:paraId="7995FB91" w14:textId="7A5EDF17" w:rsidR="008E5402" w:rsidRDefault="008E5402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Every layer interaction is show</w:t>
      </w:r>
      <w:ins w:id="108" w:author="Alejandro Sainz" w:date="2024-03-30T02:03:00Z" w16du:dateUtc="2024-03-30T06:03:00Z">
        <w:r w:rsidR="00D94921">
          <w:rPr>
            <w:rFonts w:ascii="Arial" w:hAnsi="Arial" w:cs="Arial"/>
            <w:sz w:val="24"/>
            <w:szCs w:val="24"/>
          </w:rPr>
          <w:t>n</w:t>
        </w:r>
      </w:ins>
      <w:del w:id="109" w:author="Alejandro Sainz" w:date="2024-03-30T02:03:00Z" w16du:dateUtc="2024-03-30T06:03:00Z">
        <w:r w:rsidDel="00D94921">
          <w:rPr>
            <w:rFonts w:ascii="Arial" w:hAnsi="Arial" w:cs="Arial"/>
            <w:sz w:val="24"/>
            <w:szCs w:val="24"/>
          </w:rPr>
          <w:delText>ed</w:delText>
        </w:r>
      </w:del>
      <w:r>
        <w:rPr>
          <w:rFonts w:ascii="Arial" w:hAnsi="Arial" w:cs="Arial"/>
          <w:sz w:val="24"/>
          <w:szCs w:val="24"/>
        </w:rPr>
        <w:t xml:space="preserve"> as a checkbox the user can mark to set a new collision detection.</w:t>
      </w:r>
    </w:p>
    <w:p w14:paraId="09E0D5F3" w14:textId="3E75878D" w:rsidR="008E5402" w:rsidRDefault="008E5402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Layers can be associated by the indices show</w:t>
      </w:r>
      <w:ins w:id="110" w:author="Alejandro Sainz" w:date="2024-03-30T02:06:00Z" w16du:dateUtc="2024-03-30T06:06:00Z">
        <w:r w:rsidR="00D94921">
          <w:rPr>
            <w:rFonts w:ascii="Arial" w:hAnsi="Arial" w:cs="Arial"/>
            <w:sz w:val="24"/>
            <w:szCs w:val="24"/>
          </w:rPr>
          <w:t>n</w:t>
        </w:r>
      </w:ins>
      <w:del w:id="111" w:author="Alejandro Sainz" w:date="2024-03-30T02:06:00Z" w16du:dateUtc="2024-03-30T06:06:00Z">
        <w:r w:rsidDel="00D94921">
          <w:rPr>
            <w:rFonts w:ascii="Arial" w:hAnsi="Arial" w:cs="Arial"/>
            <w:sz w:val="24"/>
            <w:szCs w:val="24"/>
          </w:rPr>
          <w:delText>ed</w:delText>
        </w:r>
      </w:del>
      <w:r>
        <w:rPr>
          <w:rFonts w:ascii="Arial" w:hAnsi="Arial" w:cs="Arial"/>
          <w:sz w:val="24"/>
          <w:szCs w:val="24"/>
        </w:rPr>
        <w:t xml:space="preserve"> vertically and horizontally.</w:t>
      </w:r>
    </w:p>
    <w:p w14:paraId="117C90E4" w14:textId="77777777" w:rsidR="008E5402" w:rsidRDefault="008E5402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This component makes possible to define presets of Matrices by exporting the custom matrix to a path defined in the field Exportation Path.</w:t>
      </w:r>
    </w:p>
    <w:p w14:paraId="72CF247C" w14:textId="3F1C9E30" w:rsidR="008E5402" w:rsidRDefault="008E5402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user can define an </w:t>
      </w:r>
      <w:r w:rsidRPr="00CA3F97">
        <w:rPr>
          <w:rFonts w:ascii="Arial" w:hAnsi="Arial" w:cs="Arial"/>
          <w:b/>
          <w:bCs/>
          <w:sz w:val="24"/>
          <w:szCs w:val="24"/>
        </w:rPr>
        <w:t>Asset Name</w:t>
      </w:r>
      <w:r>
        <w:rPr>
          <w:rFonts w:ascii="Arial" w:hAnsi="Arial" w:cs="Arial"/>
          <w:sz w:val="24"/>
          <w:szCs w:val="24"/>
        </w:rPr>
        <w:t xml:space="preserve"> for the Matrix preset and an </w:t>
      </w:r>
      <w:r w:rsidRPr="00CA3F97">
        <w:rPr>
          <w:rFonts w:ascii="Arial" w:hAnsi="Arial" w:cs="Arial"/>
          <w:b/>
          <w:bCs/>
          <w:sz w:val="24"/>
          <w:szCs w:val="24"/>
        </w:rPr>
        <w:t>Exportation Path</w:t>
      </w:r>
      <w:r>
        <w:rPr>
          <w:rFonts w:ascii="Arial" w:hAnsi="Arial" w:cs="Arial"/>
          <w:sz w:val="24"/>
          <w:szCs w:val="24"/>
        </w:rPr>
        <w:t xml:space="preserve"> and an </w:t>
      </w:r>
      <w:r w:rsidRPr="00CA3F97">
        <w:rPr>
          <w:rFonts w:ascii="Arial" w:hAnsi="Arial" w:cs="Arial"/>
          <w:b/>
          <w:bCs/>
          <w:sz w:val="24"/>
          <w:szCs w:val="24"/>
        </w:rPr>
        <w:t>Importation Path</w:t>
      </w:r>
      <w:r>
        <w:rPr>
          <w:rFonts w:ascii="Arial" w:hAnsi="Arial" w:cs="Arial"/>
          <w:sz w:val="24"/>
          <w:szCs w:val="24"/>
        </w:rPr>
        <w:t>.</w:t>
      </w:r>
    </w:p>
    <w:p w14:paraId="160DC561" w14:textId="42888247" w:rsidR="008E5402" w:rsidRDefault="008E5402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user can either defined both paths by writing or by using </w:t>
      </w:r>
      <w:r w:rsidRPr="008E5402">
        <w:rPr>
          <w:rFonts w:ascii="Arial" w:hAnsi="Arial" w:cs="Arial"/>
          <w:b/>
          <w:bCs/>
          <w:sz w:val="24"/>
          <w:szCs w:val="24"/>
        </w:rPr>
        <w:t>SELECT EXPORT PATH</w:t>
      </w:r>
      <w:r>
        <w:rPr>
          <w:rFonts w:ascii="Arial" w:hAnsi="Arial" w:cs="Arial"/>
          <w:sz w:val="24"/>
          <w:szCs w:val="24"/>
        </w:rPr>
        <w:t xml:space="preserve"> and </w:t>
      </w:r>
      <w:r w:rsidRPr="008E5402">
        <w:rPr>
          <w:rFonts w:ascii="Arial" w:hAnsi="Arial" w:cs="Arial"/>
          <w:b/>
          <w:bCs/>
          <w:sz w:val="24"/>
          <w:szCs w:val="24"/>
        </w:rPr>
        <w:t>SELECT IMPORT PATH</w:t>
      </w:r>
      <w:r>
        <w:rPr>
          <w:rFonts w:ascii="Arial" w:hAnsi="Arial" w:cs="Arial"/>
          <w:sz w:val="24"/>
          <w:szCs w:val="24"/>
        </w:rPr>
        <w:t>.</w:t>
      </w:r>
    </w:p>
    <w:p w14:paraId="0B18E52E" w14:textId="408CD34D" w:rsidR="00AC5E30" w:rsidRDefault="00AC5E30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Once a configuration satisfies the user needs is possible to create a Matrix preset by using </w:t>
      </w:r>
      <w:r w:rsidRPr="00AC5E30">
        <w:rPr>
          <w:rFonts w:ascii="Arial" w:hAnsi="Arial" w:cs="Arial"/>
          <w:b/>
          <w:bCs/>
          <w:sz w:val="24"/>
          <w:szCs w:val="24"/>
        </w:rPr>
        <w:t>EXPORT MATRIX</w:t>
      </w:r>
      <w:r>
        <w:rPr>
          <w:rFonts w:ascii="Arial" w:hAnsi="Arial" w:cs="Arial"/>
          <w:sz w:val="24"/>
          <w:szCs w:val="24"/>
        </w:rPr>
        <w:t>.</w:t>
      </w:r>
    </w:p>
    <w:p w14:paraId="23D4994F" w14:textId="1D1EC846" w:rsidR="00FA4B5D" w:rsidRDefault="00FA4B5D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Every time the user selects the GameObject with </w:t>
      </w:r>
      <w:r w:rsidRPr="005508A5">
        <w:rPr>
          <w:rFonts w:ascii="Arial" w:hAnsi="Arial" w:cs="Arial"/>
          <w:b/>
          <w:bCs/>
          <w:sz w:val="24"/>
          <w:szCs w:val="24"/>
        </w:rPr>
        <w:t>TLF</w:t>
      </w:r>
      <w:r>
        <w:rPr>
          <w:rFonts w:ascii="Arial" w:hAnsi="Arial" w:cs="Arial"/>
          <w:b/>
          <w:bCs/>
          <w:sz w:val="24"/>
          <w:szCs w:val="24"/>
        </w:rPr>
        <w:t>LayerCollisionMatrix2D</w:t>
      </w:r>
      <w:r>
        <w:rPr>
          <w:rFonts w:ascii="Arial" w:hAnsi="Arial" w:cs="Arial"/>
          <w:sz w:val="24"/>
          <w:szCs w:val="24"/>
        </w:rPr>
        <w:t xml:space="preserve"> component the preset matrix defined will be imported.</w:t>
      </w:r>
    </w:p>
    <w:p w14:paraId="248E652F" w14:textId="13B47F02" w:rsidR="00AC5E30" w:rsidRPr="005508A5" w:rsidRDefault="00AC5E30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If the user ma</w:t>
      </w:r>
      <w:ins w:id="112" w:author="Alejandro Sainz" w:date="2024-03-30T02:07:00Z" w16du:dateUtc="2024-03-30T06:07:00Z">
        <w:r w:rsidR="00D94921">
          <w:rPr>
            <w:rFonts w:ascii="Arial" w:hAnsi="Arial" w:cs="Arial"/>
            <w:sz w:val="24"/>
            <w:szCs w:val="24"/>
          </w:rPr>
          <w:t>k</w:t>
        </w:r>
      </w:ins>
      <w:del w:id="113" w:author="Alejandro Sainz" w:date="2024-03-30T02:07:00Z" w16du:dateUtc="2024-03-30T06:07:00Z">
        <w:r w:rsidDel="00D94921">
          <w:rPr>
            <w:rFonts w:ascii="Arial" w:hAnsi="Arial" w:cs="Arial"/>
            <w:sz w:val="24"/>
            <w:szCs w:val="24"/>
          </w:rPr>
          <w:delText>d</w:delText>
        </w:r>
      </w:del>
      <w:r>
        <w:rPr>
          <w:rFonts w:ascii="Arial" w:hAnsi="Arial" w:cs="Arial"/>
          <w:sz w:val="24"/>
          <w:szCs w:val="24"/>
        </w:rPr>
        <w:t>e</w:t>
      </w:r>
      <w:ins w:id="114" w:author="Alejandro Sainz" w:date="2024-03-30T02:07:00Z" w16du:dateUtc="2024-03-30T06:07:00Z">
        <w:r w:rsidR="00D94921">
          <w:rPr>
            <w:rFonts w:ascii="Arial" w:hAnsi="Arial" w:cs="Arial"/>
            <w:sz w:val="24"/>
            <w:szCs w:val="24"/>
          </w:rPr>
          <w:t>s</w:t>
        </w:r>
      </w:ins>
      <w:r>
        <w:rPr>
          <w:rFonts w:ascii="Arial" w:hAnsi="Arial" w:cs="Arial"/>
          <w:sz w:val="24"/>
          <w:szCs w:val="24"/>
        </w:rPr>
        <w:t xml:space="preserve"> changes to the matrix as long as those changes are not saved by exporting the matrix again, the </w:t>
      </w:r>
      <w:r w:rsidRPr="00AC5E30">
        <w:rPr>
          <w:rFonts w:ascii="Arial" w:hAnsi="Arial" w:cs="Arial"/>
          <w:b/>
          <w:bCs/>
          <w:sz w:val="24"/>
          <w:szCs w:val="24"/>
        </w:rPr>
        <w:t>IMPORT MATRIX</w:t>
      </w:r>
      <w:r>
        <w:rPr>
          <w:rFonts w:ascii="Arial" w:hAnsi="Arial" w:cs="Arial"/>
          <w:sz w:val="24"/>
          <w:szCs w:val="24"/>
        </w:rPr>
        <w:t xml:space="preserve"> feature will load the matrix </w:t>
      </w:r>
      <w:r w:rsidR="00FA4B5D">
        <w:rPr>
          <w:rFonts w:ascii="Arial" w:hAnsi="Arial" w:cs="Arial"/>
          <w:sz w:val="24"/>
          <w:szCs w:val="24"/>
        </w:rPr>
        <w:t xml:space="preserve">without </w:t>
      </w:r>
      <w:r>
        <w:rPr>
          <w:rFonts w:ascii="Arial" w:hAnsi="Arial" w:cs="Arial"/>
          <w:sz w:val="24"/>
          <w:szCs w:val="24"/>
        </w:rPr>
        <w:t>change</w:t>
      </w:r>
      <w:r w:rsidR="00FA4B5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.</w:t>
      </w:r>
    </w:p>
    <w:p w14:paraId="297D225F" w14:textId="4C49424A" w:rsidR="008E5402" w:rsidRDefault="00371DDE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Alternatively,</w:t>
      </w:r>
      <w:r w:rsidR="00E10B53">
        <w:rPr>
          <w:rFonts w:ascii="Arial" w:hAnsi="Arial" w:cs="Arial"/>
          <w:sz w:val="24"/>
          <w:szCs w:val="24"/>
        </w:rPr>
        <w:t xml:space="preserve"> the </w:t>
      </w:r>
      <w:r w:rsidR="00E10B53" w:rsidRPr="00E10B53">
        <w:rPr>
          <w:rFonts w:ascii="Arial" w:hAnsi="Arial" w:cs="Arial"/>
          <w:b/>
          <w:bCs/>
          <w:sz w:val="24"/>
          <w:szCs w:val="24"/>
        </w:rPr>
        <w:t>IMPORT EXISTING PRESET</w:t>
      </w:r>
      <w:r w:rsidR="00E10B53">
        <w:rPr>
          <w:rFonts w:ascii="Arial" w:hAnsi="Arial" w:cs="Arial"/>
          <w:sz w:val="24"/>
          <w:szCs w:val="24"/>
        </w:rPr>
        <w:t xml:space="preserve"> feature can load any of the created presets without having to define an Importation Path or an Exportation Path.</w:t>
      </w:r>
    </w:p>
    <w:p w14:paraId="3BEFD367" w14:textId="31CD168D" w:rsidR="00B70E36" w:rsidRDefault="00B70E36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3-</w:t>
      </w:r>
      <w:r w:rsidRPr="005508A5">
        <w:rPr>
          <w:rFonts w:ascii="Arial" w:hAnsi="Arial" w:cs="Arial"/>
          <w:b/>
          <w:bCs/>
          <w:sz w:val="24"/>
          <w:szCs w:val="24"/>
        </w:rPr>
        <w:t>TLF</w:t>
      </w:r>
      <w:r>
        <w:rPr>
          <w:rFonts w:ascii="Arial" w:hAnsi="Arial" w:cs="Arial"/>
          <w:b/>
          <w:bCs/>
          <w:sz w:val="24"/>
          <w:szCs w:val="24"/>
        </w:rPr>
        <w:t>LayerCollisionMatrix3D</w:t>
      </w:r>
      <w:r w:rsidRPr="005508A5">
        <w:rPr>
          <w:rFonts w:ascii="Arial" w:hAnsi="Arial" w:cs="Arial"/>
          <w:sz w:val="24"/>
          <w:szCs w:val="24"/>
        </w:rPr>
        <w:t xml:space="preserve"> </w:t>
      </w:r>
      <w:r w:rsidR="00862A7E">
        <w:rPr>
          <w:rFonts w:ascii="Arial" w:hAnsi="Arial" w:cs="Arial"/>
          <w:sz w:val="24"/>
          <w:szCs w:val="24"/>
        </w:rPr>
        <w:t xml:space="preserve">is a Physics based version of the </w:t>
      </w:r>
      <w:r w:rsidR="00862A7E" w:rsidRPr="00862A7E">
        <w:rPr>
          <w:rFonts w:ascii="Arial" w:hAnsi="Arial" w:cs="Arial"/>
          <w:sz w:val="24"/>
          <w:szCs w:val="24"/>
        </w:rPr>
        <w:t>TLFLayerCollisionMatrix2D</w:t>
      </w:r>
      <w:r w:rsidR="00862A7E">
        <w:rPr>
          <w:rFonts w:ascii="Arial" w:hAnsi="Arial" w:cs="Arial"/>
          <w:b/>
          <w:bCs/>
          <w:sz w:val="24"/>
          <w:szCs w:val="24"/>
        </w:rPr>
        <w:t xml:space="preserve"> </w:t>
      </w:r>
      <w:r w:rsidR="00862A7E" w:rsidRPr="00862A7E">
        <w:rPr>
          <w:rFonts w:ascii="Arial" w:hAnsi="Arial" w:cs="Arial"/>
          <w:sz w:val="24"/>
          <w:szCs w:val="24"/>
        </w:rPr>
        <w:t>component</w:t>
      </w:r>
      <w:r w:rsidR="00862A7E">
        <w:rPr>
          <w:rFonts w:ascii="Arial" w:hAnsi="Arial" w:cs="Arial"/>
          <w:sz w:val="24"/>
          <w:szCs w:val="24"/>
        </w:rPr>
        <w:t>.</w:t>
      </w:r>
    </w:p>
    <w:p w14:paraId="59B84FA8" w14:textId="1DEC719E" w:rsidR="00CF404C" w:rsidRDefault="00CF404C" w:rsidP="006C224E">
      <w:pPr>
        <w:pStyle w:val="Heading2"/>
        <w:spacing w:line="276" w:lineRule="auto"/>
        <w:rPr>
          <w:ins w:id="115" w:author="Alejandro Sainz" w:date="2024-03-30T04:58:00Z" w16du:dateUtc="2024-03-30T08:58:00Z"/>
          <w:rFonts w:ascii="Arial" w:hAnsi="Arial" w:cs="Arial"/>
          <w:sz w:val="24"/>
          <w:szCs w:val="24"/>
        </w:rPr>
      </w:pPr>
      <w:bookmarkStart w:id="116" w:name="_Toc162661883"/>
      <w:r w:rsidRPr="007A63F0">
        <w:rPr>
          <w:rFonts w:ascii="Arial" w:hAnsi="Arial" w:cs="Arial"/>
          <w:sz w:val="24"/>
          <w:szCs w:val="24"/>
        </w:rPr>
        <w:t>How to use the asset in your project</w:t>
      </w:r>
      <w:bookmarkEnd w:id="116"/>
    </w:p>
    <w:p w14:paraId="4274CC40" w14:textId="764F4748" w:rsidR="004205A3" w:rsidRPr="004205A3" w:rsidRDefault="004205A3" w:rsidP="004205A3">
      <w:pPr>
        <w:rPr>
          <w:rPrChange w:id="117" w:author="Alejandro Sainz" w:date="2024-03-30T04:58:00Z" w16du:dateUtc="2024-03-30T08:58:00Z">
            <w:rPr>
              <w:rFonts w:ascii="Arial" w:hAnsi="Arial" w:cs="Arial"/>
              <w:sz w:val="24"/>
              <w:szCs w:val="24"/>
            </w:rPr>
          </w:rPrChange>
        </w:rPr>
        <w:pPrChange w:id="118" w:author="Alejandro Sainz" w:date="2024-03-30T04:58:00Z" w16du:dateUtc="2024-03-30T08:58:00Z">
          <w:pPr>
            <w:pStyle w:val="Heading2"/>
            <w:spacing w:line="276" w:lineRule="auto"/>
          </w:pPr>
        </w:pPrChange>
      </w:pPr>
    </w:p>
    <w:p w14:paraId="438A8AB1" w14:textId="45E9D01F" w:rsidR="008E5402" w:rsidRPr="00F656B5" w:rsidRDefault="00F656B5" w:rsidP="006C224E">
      <w:pPr>
        <w:pStyle w:val="Heading1"/>
        <w:spacing w:line="276" w:lineRule="auto"/>
        <w:rPr>
          <w:rFonts w:ascii="Arial" w:hAnsi="Arial" w:cs="Arial"/>
          <w:sz w:val="24"/>
          <w:szCs w:val="24"/>
        </w:rPr>
      </w:pPr>
      <w:bookmarkStart w:id="119" w:name="_Toc162661884"/>
      <w:r w:rsidRPr="00F656B5">
        <w:rPr>
          <w:rFonts w:ascii="Arial" w:hAnsi="Arial" w:cs="Arial"/>
          <w:sz w:val="24"/>
          <w:szCs w:val="24"/>
        </w:rPr>
        <w:t>Demo Scenes</w:t>
      </w:r>
      <w:bookmarkEnd w:id="119"/>
    </w:p>
    <w:p w14:paraId="03476AB2" w14:textId="1FAB2FFB" w:rsidR="00C77C77" w:rsidRPr="00E432AA" w:rsidRDefault="00E432AA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E432AA">
        <w:rPr>
          <w:rFonts w:ascii="Arial" w:hAnsi="Arial" w:cs="Arial"/>
          <w:sz w:val="24"/>
          <w:szCs w:val="24"/>
        </w:rPr>
        <w:t xml:space="preserve">A Demo folder is </w:t>
      </w:r>
      <w:ins w:id="120" w:author="Alejandro Sainz" w:date="2024-03-30T02:10:00Z" w16du:dateUtc="2024-03-30T06:10:00Z">
        <w:r w:rsidR="00D94921">
          <w:rPr>
            <w:rFonts w:ascii="Arial" w:hAnsi="Arial" w:cs="Arial"/>
            <w:sz w:val="24"/>
            <w:szCs w:val="24"/>
          </w:rPr>
          <w:t>i</w:t>
        </w:r>
      </w:ins>
      <w:del w:id="121" w:author="Alejandro Sainz" w:date="2024-03-30T02:10:00Z" w16du:dateUtc="2024-03-30T06:10:00Z">
        <w:r w:rsidRPr="00E432AA" w:rsidDel="00D94921">
          <w:rPr>
            <w:rFonts w:ascii="Arial" w:hAnsi="Arial" w:cs="Arial"/>
            <w:sz w:val="24"/>
            <w:szCs w:val="24"/>
          </w:rPr>
          <w:delText>I</w:delText>
        </w:r>
      </w:del>
      <w:r w:rsidRPr="00E432AA">
        <w:rPr>
          <w:rFonts w:ascii="Arial" w:hAnsi="Arial" w:cs="Arial"/>
          <w:sz w:val="24"/>
          <w:szCs w:val="24"/>
        </w:rPr>
        <w:t xml:space="preserve">nside TLForge directory showing </w:t>
      </w:r>
      <w:r w:rsidR="001274C1">
        <w:rPr>
          <w:rFonts w:ascii="Arial" w:hAnsi="Arial" w:cs="Arial"/>
          <w:sz w:val="24"/>
          <w:szCs w:val="24"/>
        </w:rPr>
        <w:t>the dimensions with which the tool work.</w:t>
      </w:r>
    </w:p>
    <w:p w14:paraId="34BD5C31" w14:textId="76A9A0DC" w:rsidR="00C77C77" w:rsidRPr="002766CD" w:rsidRDefault="00C830D1" w:rsidP="006C224E">
      <w:pPr>
        <w:pStyle w:val="Heading2"/>
        <w:spacing w:line="276" w:lineRule="auto"/>
        <w:jc w:val="both"/>
        <w:rPr>
          <w:rFonts w:ascii="Arial" w:hAnsi="Arial" w:cs="Arial"/>
          <w:sz w:val="24"/>
          <w:szCs w:val="24"/>
        </w:rPr>
      </w:pPr>
      <w:bookmarkStart w:id="122" w:name="_Toc162661885"/>
      <w:r w:rsidRPr="002766CD">
        <w:rPr>
          <w:rFonts w:ascii="Arial" w:hAnsi="Arial" w:cs="Arial"/>
          <w:sz w:val="24"/>
          <w:szCs w:val="24"/>
        </w:rPr>
        <w:t xml:space="preserve">2D </w:t>
      </w:r>
      <w:r w:rsidR="00C77C77" w:rsidRPr="002766CD">
        <w:rPr>
          <w:rFonts w:ascii="Arial" w:hAnsi="Arial" w:cs="Arial"/>
          <w:sz w:val="24"/>
          <w:szCs w:val="24"/>
        </w:rPr>
        <w:t>Demo</w:t>
      </w:r>
      <w:bookmarkEnd w:id="122"/>
    </w:p>
    <w:p w14:paraId="75833DB1" w14:textId="1BF6F69E" w:rsidR="008E142C" w:rsidRPr="008E142C" w:rsidRDefault="008E142C">
      <w:pPr>
        <w:pStyle w:val="Heading3"/>
        <w:rPr>
          <w:ins w:id="123" w:author="Alejandro Sainz" w:date="2024-03-30T02:44:00Z" w16du:dateUtc="2024-03-30T06:44:00Z"/>
          <w:rFonts w:ascii="Arial" w:hAnsi="Arial" w:cs="Arial"/>
          <w:rPrChange w:id="124" w:author="Alejandro Sainz" w:date="2024-03-30T02:45:00Z" w16du:dateUtc="2024-03-30T06:45:00Z">
            <w:rPr>
              <w:ins w:id="125" w:author="Alejandro Sainz" w:date="2024-03-30T02:44:00Z" w16du:dateUtc="2024-03-30T06:44:00Z"/>
            </w:rPr>
          </w:rPrChange>
        </w:rPr>
        <w:pPrChange w:id="126" w:author="Alejandro Sainz" w:date="2024-03-30T02:44:00Z" w16du:dateUtc="2024-03-30T06:44:00Z">
          <w:pPr>
            <w:spacing w:line="276" w:lineRule="auto"/>
            <w:jc w:val="both"/>
          </w:pPr>
        </w:pPrChange>
      </w:pPr>
      <w:bookmarkStart w:id="127" w:name="_Toc162661886"/>
      <w:ins w:id="128" w:author="Alejandro Sainz" w:date="2024-03-30T02:44:00Z" w16du:dateUtc="2024-03-30T06:44:00Z">
        <w:r w:rsidRPr="008E142C">
          <w:rPr>
            <w:rFonts w:ascii="Arial" w:hAnsi="Arial" w:cs="Arial"/>
            <w:rPrChange w:id="129" w:author="Alejandro Sainz" w:date="2024-03-30T02:45:00Z" w16du:dateUtc="2024-03-30T06:45:00Z">
              <w:rPr/>
            </w:rPrChange>
          </w:rPr>
          <w:t>Exploring the scene</w:t>
        </w:r>
        <w:bookmarkEnd w:id="127"/>
      </w:ins>
    </w:p>
    <w:p w14:paraId="0D9CF462" w14:textId="73D961A0" w:rsidR="00B37914" w:rsidRDefault="001274C1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del w:id="130" w:author="Alejandro Sainz" w:date="2024-03-30T02:35:00Z" w16du:dateUtc="2024-03-30T06:35:00Z">
        <w:r w:rsidRPr="001274C1" w:rsidDel="00092E8A">
          <w:rPr>
            <w:rFonts w:ascii="Arial" w:hAnsi="Arial" w:cs="Arial"/>
            <w:sz w:val="24"/>
            <w:szCs w:val="24"/>
          </w:rPr>
          <w:delText>A first</w:delText>
        </w:r>
      </w:del>
      <w:ins w:id="131" w:author="Alejandro Sainz" w:date="2024-03-30T02:35:00Z" w16du:dateUtc="2024-03-30T06:35:00Z">
        <w:r w:rsidR="00092E8A">
          <w:rPr>
            <w:rFonts w:ascii="Arial" w:hAnsi="Arial" w:cs="Arial"/>
            <w:sz w:val="24"/>
            <w:szCs w:val="24"/>
          </w:rPr>
          <w:t>-Open the</w:t>
        </w:r>
      </w:ins>
      <w:r w:rsidRPr="001274C1">
        <w:rPr>
          <w:rFonts w:ascii="Arial" w:hAnsi="Arial" w:cs="Arial"/>
          <w:sz w:val="24"/>
          <w:szCs w:val="24"/>
        </w:rPr>
        <w:t xml:space="preserve"> scene called </w:t>
      </w:r>
      <w:r w:rsidRPr="00FE237B">
        <w:rPr>
          <w:rFonts w:ascii="Arial" w:hAnsi="Arial" w:cs="Arial"/>
          <w:b/>
          <w:bCs/>
          <w:sz w:val="24"/>
          <w:szCs w:val="24"/>
        </w:rPr>
        <w:t>“TLForge_2D_Demo”</w:t>
      </w:r>
      <w:del w:id="132" w:author="Alejandro Sainz" w:date="2024-03-30T02:36:00Z" w16du:dateUtc="2024-03-30T06:36:00Z">
        <w:r w:rsidRPr="001274C1" w:rsidDel="00092E8A">
          <w:rPr>
            <w:rFonts w:ascii="Arial" w:hAnsi="Arial" w:cs="Arial"/>
            <w:sz w:val="24"/>
            <w:szCs w:val="24"/>
          </w:rPr>
          <w:delText xml:space="preserve"> </w:delText>
        </w:r>
      </w:del>
      <w:ins w:id="133" w:author="Alejandro Sainz" w:date="2024-03-30T02:35:00Z" w16du:dateUtc="2024-03-30T06:35:00Z">
        <w:r w:rsidR="00092E8A">
          <w:rPr>
            <w:rFonts w:ascii="Arial" w:hAnsi="Arial" w:cs="Arial"/>
            <w:sz w:val="24"/>
            <w:szCs w:val="24"/>
          </w:rPr>
          <w:t xml:space="preserve">. This </w:t>
        </w:r>
      </w:ins>
      <w:ins w:id="134" w:author="Alejandro Sainz" w:date="2024-03-30T02:36:00Z" w16du:dateUtc="2024-03-30T06:36:00Z">
        <w:r w:rsidR="00092E8A">
          <w:rPr>
            <w:rFonts w:ascii="Arial" w:hAnsi="Arial" w:cs="Arial"/>
            <w:sz w:val="24"/>
            <w:szCs w:val="24"/>
          </w:rPr>
          <w:t xml:space="preserve">scene </w:t>
        </w:r>
      </w:ins>
      <w:r w:rsidRPr="001274C1">
        <w:rPr>
          <w:rFonts w:ascii="Arial" w:hAnsi="Arial" w:cs="Arial"/>
          <w:sz w:val="24"/>
          <w:szCs w:val="24"/>
        </w:rPr>
        <w:t xml:space="preserve">presents a </w:t>
      </w:r>
      <w:r w:rsidR="00CF404C">
        <w:rPr>
          <w:rFonts w:ascii="Arial" w:hAnsi="Arial" w:cs="Arial"/>
          <w:sz w:val="24"/>
          <w:szCs w:val="24"/>
        </w:rPr>
        <w:t xml:space="preserve">2D based </w:t>
      </w:r>
      <w:r w:rsidRPr="001274C1">
        <w:rPr>
          <w:rFonts w:ascii="Arial" w:hAnsi="Arial" w:cs="Arial"/>
          <w:sz w:val="24"/>
          <w:szCs w:val="24"/>
        </w:rPr>
        <w:t>collision test</w:t>
      </w:r>
      <w:r w:rsidR="00B37914">
        <w:rPr>
          <w:rFonts w:ascii="Arial" w:hAnsi="Arial" w:cs="Arial"/>
          <w:sz w:val="24"/>
          <w:szCs w:val="24"/>
        </w:rPr>
        <w:t xml:space="preserve"> on a canvas</w:t>
      </w:r>
      <w:r w:rsidR="00993A2A">
        <w:rPr>
          <w:rFonts w:ascii="Arial" w:hAnsi="Arial" w:cs="Arial"/>
          <w:sz w:val="24"/>
          <w:szCs w:val="24"/>
        </w:rPr>
        <w:t xml:space="preserve"> with UI buttons that access some of the TLForge features.</w:t>
      </w:r>
    </w:p>
    <w:p w14:paraId="3A96752F" w14:textId="396EAD8C" w:rsidR="008B56E3" w:rsidRDefault="00B37914" w:rsidP="00993A2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del w:id="135" w:author="Alejandro Sainz" w:date="2024-03-30T02:33:00Z" w16du:dateUtc="2024-03-30T06:33:00Z">
        <w:r w:rsidDel="00092E8A">
          <w:rPr>
            <w:rFonts w:ascii="Arial" w:hAnsi="Arial" w:cs="Arial"/>
            <w:sz w:val="24"/>
            <w:szCs w:val="24"/>
          </w:rPr>
          <w:delText xml:space="preserve">As a first step the user can </w:delText>
        </w:r>
        <w:r w:rsidR="00993A2A" w:rsidDel="00092E8A">
          <w:rPr>
            <w:rFonts w:ascii="Arial" w:hAnsi="Arial" w:cs="Arial"/>
            <w:sz w:val="24"/>
            <w:szCs w:val="24"/>
          </w:rPr>
          <w:delText>s</w:delText>
        </w:r>
      </w:del>
      <w:ins w:id="136" w:author="Alejandro Sainz" w:date="2024-03-30T02:33:00Z" w16du:dateUtc="2024-03-30T06:33:00Z">
        <w:r w:rsidR="00092E8A">
          <w:rPr>
            <w:rFonts w:ascii="Arial" w:hAnsi="Arial" w:cs="Arial"/>
            <w:sz w:val="24"/>
            <w:szCs w:val="24"/>
          </w:rPr>
          <w:t>-S</w:t>
        </w:r>
      </w:ins>
      <w:r w:rsidR="00993A2A">
        <w:rPr>
          <w:rFonts w:ascii="Arial" w:hAnsi="Arial" w:cs="Arial"/>
          <w:sz w:val="24"/>
          <w:szCs w:val="24"/>
        </w:rPr>
        <w:t xml:space="preserve">elect any </w:t>
      </w:r>
      <w:r w:rsidR="00993A2A" w:rsidRPr="007F60CE">
        <w:rPr>
          <w:rFonts w:ascii="Arial" w:hAnsi="Arial" w:cs="Arial"/>
          <w:b/>
          <w:bCs/>
          <w:sz w:val="24"/>
          <w:szCs w:val="24"/>
          <w:rPrChange w:id="137" w:author="Alejandro Sainz" w:date="2024-03-30T02:10:00Z" w16du:dateUtc="2024-03-30T06:10:00Z">
            <w:rPr>
              <w:rFonts w:ascii="Arial" w:hAnsi="Arial" w:cs="Arial"/>
              <w:sz w:val="24"/>
              <w:szCs w:val="24"/>
            </w:rPr>
          </w:rPrChange>
        </w:rPr>
        <w:t>GameObject</w:t>
      </w:r>
      <w:r w:rsidR="00993A2A">
        <w:rPr>
          <w:rFonts w:ascii="Arial" w:hAnsi="Arial" w:cs="Arial"/>
          <w:sz w:val="24"/>
          <w:szCs w:val="24"/>
        </w:rPr>
        <w:t xml:space="preserve"> on the scene and </w:t>
      </w:r>
      <w:r>
        <w:rPr>
          <w:rFonts w:ascii="Arial" w:hAnsi="Arial" w:cs="Arial"/>
          <w:sz w:val="24"/>
          <w:szCs w:val="24"/>
        </w:rPr>
        <w:t xml:space="preserve">deploy the existing tags and layers </w:t>
      </w:r>
      <w:r w:rsidR="00993A2A">
        <w:rPr>
          <w:rFonts w:ascii="Arial" w:hAnsi="Arial" w:cs="Arial"/>
          <w:sz w:val="24"/>
          <w:szCs w:val="24"/>
        </w:rPr>
        <w:t>to</w:t>
      </w:r>
      <w:r>
        <w:rPr>
          <w:rFonts w:ascii="Arial" w:hAnsi="Arial" w:cs="Arial"/>
          <w:sz w:val="24"/>
          <w:szCs w:val="24"/>
        </w:rPr>
        <w:t xml:space="preserve"> see a</w:t>
      </w:r>
      <w:r w:rsidR="00CF404C">
        <w:rPr>
          <w:rFonts w:ascii="Arial" w:hAnsi="Arial" w:cs="Arial"/>
          <w:sz w:val="24"/>
          <w:szCs w:val="24"/>
        </w:rPr>
        <w:t xml:space="preserve"> </w:t>
      </w:r>
      <w:r w:rsidR="00CF404C" w:rsidRPr="00CF404C">
        <w:rPr>
          <w:rFonts w:ascii="Arial" w:hAnsi="Arial" w:cs="Arial"/>
          <w:b/>
          <w:bCs/>
          <w:sz w:val="24"/>
          <w:szCs w:val="24"/>
        </w:rPr>
        <w:t>TLForgeDemoTag</w:t>
      </w:r>
      <w:r w:rsidR="00CF404C">
        <w:rPr>
          <w:rFonts w:ascii="Arial" w:hAnsi="Arial" w:cs="Arial"/>
          <w:sz w:val="24"/>
          <w:szCs w:val="24"/>
        </w:rPr>
        <w:t xml:space="preserve"> and a </w:t>
      </w:r>
      <w:r w:rsidR="00CF404C" w:rsidRPr="00CF404C">
        <w:rPr>
          <w:rFonts w:ascii="Arial" w:hAnsi="Arial" w:cs="Arial"/>
          <w:b/>
          <w:bCs/>
          <w:sz w:val="24"/>
          <w:szCs w:val="24"/>
        </w:rPr>
        <w:t>TLForgeDemoLayer</w:t>
      </w:r>
      <w:r w:rsidR="00CF404C">
        <w:rPr>
          <w:rFonts w:ascii="Arial" w:hAnsi="Arial" w:cs="Arial"/>
          <w:sz w:val="24"/>
          <w:szCs w:val="24"/>
        </w:rPr>
        <w:t xml:space="preserve"> already created</w:t>
      </w:r>
      <w:r w:rsidR="00993A2A">
        <w:rPr>
          <w:rFonts w:ascii="Arial" w:hAnsi="Arial" w:cs="Arial"/>
          <w:sz w:val="24"/>
          <w:szCs w:val="24"/>
        </w:rPr>
        <w:t xml:space="preserve"> for demonstration purposes</w:t>
      </w:r>
      <w:r w:rsidR="00CF404C">
        <w:rPr>
          <w:rFonts w:ascii="Arial" w:hAnsi="Arial" w:cs="Arial"/>
          <w:sz w:val="24"/>
          <w:szCs w:val="24"/>
        </w:rPr>
        <w:t>.</w:t>
      </w:r>
      <w:r w:rsidR="008B56E3">
        <w:rPr>
          <w:rFonts w:ascii="Arial" w:hAnsi="Arial" w:cs="Arial"/>
          <w:sz w:val="24"/>
          <w:szCs w:val="24"/>
        </w:rPr>
        <w:t xml:space="preserve"> </w:t>
      </w:r>
    </w:p>
    <w:p w14:paraId="60A71628" w14:textId="714899CB" w:rsidR="004C12EE" w:rsidRDefault="00231E13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del w:id="138" w:author="Alejandro Sainz" w:date="2024-03-30T02:36:00Z" w16du:dateUtc="2024-03-30T06:36:00Z">
        <w:r w:rsidDel="00092E8A">
          <w:rPr>
            <w:rFonts w:ascii="Arial" w:hAnsi="Arial" w:cs="Arial"/>
            <w:sz w:val="24"/>
            <w:szCs w:val="24"/>
          </w:rPr>
          <w:delText xml:space="preserve">Next </w:delText>
        </w:r>
        <w:r w:rsidR="004C12EE" w:rsidDel="00092E8A">
          <w:rPr>
            <w:rFonts w:ascii="Arial" w:hAnsi="Arial" w:cs="Arial"/>
            <w:sz w:val="24"/>
            <w:szCs w:val="24"/>
          </w:rPr>
          <w:delText>c</w:delText>
        </w:r>
      </w:del>
      <w:ins w:id="139" w:author="Alejandro Sainz" w:date="2024-03-30T02:36:00Z" w16du:dateUtc="2024-03-30T06:36:00Z">
        <w:r w:rsidR="00092E8A">
          <w:rPr>
            <w:rFonts w:ascii="Arial" w:hAnsi="Arial" w:cs="Arial"/>
            <w:sz w:val="24"/>
            <w:szCs w:val="24"/>
          </w:rPr>
          <w:t>-C</w:t>
        </w:r>
      </w:ins>
      <w:r w:rsidR="004C12EE">
        <w:rPr>
          <w:rFonts w:ascii="Arial" w:hAnsi="Arial" w:cs="Arial"/>
          <w:sz w:val="24"/>
          <w:szCs w:val="24"/>
        </w:rPr>
        <w:t xml:space="preserve">heck the collision matrix existent in the project by selecting the TLForge tool and looking for the </w:t>
      </w:r>
      <w:r w:rsidR="004C12EE" w:rsidRPr="005508A5">
        <w:rPr>
          <w:rFonts w:ascii="Arial" w:hAnsi="Arial" w:cs="Arial"/>
          <w:b/>
          <w:bCs/>
          <w:sz w:val="24"/>
          <w:szCs w:val="24"/>
        </w:rPr>
        <w:t>TLF</w:t>
      </w:r>
      <w:r w:rsidR="004C12EE">
        <w:rPr>
          <w:rFonts w:ascii="Arial" w:hAnsi="Arial" w:cs="Arial"/>
          <w:b/>
          <w:bCs/>
          <w:sz w:val="24"/>
          <w:szCs w:val="24"/>
        </w:rPr>
        <w:t>LayerCollisionMatrix2D</w:t>
      </w:r>
      <w:r w:rsidR="004C12EE" w:rsidRPr="004C12EE">
        <w:rPr>
          <w:rFonts w:ascii="Arial" w:hAnsi="Arial" w:cs="Arial"/>
          <w:sz w:val="24"/>
          <w:szCs w:val="24"/>
        </w:rPr>
        <w:t xml:space="preserve"> </w:t>
      </w:r>
      <w:r w:rsidR="004C12EE">
        <w:rPr>
          <w:rFonts w:ascii="Arial" w:hAnsi="Arial" w:cs="Arial"/>
          <w:sz w:val="24"/>
          <w:szCs w:val="24"/>
        </w:rPr>
        <w:t xml:space="preserve">component. The matrix shows all interactions with </w:t>
      </w:r>
      <w:r w:rsidR="004C12EE" w:rsidRPr="00CF404C">
        <w:rPr>
          <w:rFonts w:ascii="Arial" w:hAnsi="Arial" w:cs="Arial"/>
          <w:b/>
          <w:bCs/>
          <w:sz w:val="24"/>
          <w:szCs w:val="24"/>
        </w:rPr>
        <w:t>TLForgeDemoLayer</w:t>
      </w:r>
      <w:r w:rsidR="004C12EE" w:rsidRPr="004C12EE">
        <w:rPr>
          <w:rFonts w:ascii="Arial" w:hAnsi="Arial" w:cs="Arial"/>
          <w:sz w:val="24"/>
          <w:szCs w:val="24"/>
        </w:rPr>
        <w:t xml:space="preserve"> </w:t>
      </w:r>
      <w:r w:rsidR="004C12EE">
        <w:rPr>
          <w:rFonts w:ascii="Arial" w:hAnsi="Arial" w:cs="Arial"/>
          <w:sz w:val="24"/>
          <w:szCs w:val="24"/>
        </w:rPr>
        <w:t>deactivated.</w:t>
      </w:r>
    </w:p>
    <w:p w14:paraId="40DBA711" w14:textId="3CE094A9" w:rsidR="008E142C" w:rsidRPr="008E142C" w:rsidRDefault="008E142C">
      <w:pPr>
        <w:pStyle w:val="Heading3"/>
        <w:rPr>
          <w:ins w:id="140" w:author="Alejandro Sainz" w:date="2024-03-30T02:53:00Z" w16du:dateUtc="2024-03-30T06:53:00Z"/>
          <w:rFonts w:ascii="Arial" w:hAnsi="Arial" w:cs="Arial"/>
          <w:rPrChange w:id="141" w:author="Alejandro Sainz" w:date="2024-03-30T02:53:00Z" w16du:dateUtc="2024-03-30T06:53:00Z">
            <w:rPr>
              <w:ins w:id="142" w:author="Alejandro Sainz" w:date="2024-03-30T02:53:00Z" w16du:dateUtc="2024-03-30T06:53:00Z"/>
            </w:rPr>
          </w:rPrChange>
        </w:rPr>
        <w:pPrChange w:id="143" w:author="Alejandro Sainz" w:date="2024-03-30T02:53:00Z" w16du:dateUtc="2024-03-30T06:53:00Z">
          <w:pPr>
            <w:spacing w:line="276" w:lineRule="auto"/>
            <w:jc w:val="both"/>
          </w:pPr>
        </w:pPrChange>
      </w:pPr>
      <w:bookmarkStart w:id="144" w:name="_Toc162661887"/>
      <w:ins w:id="145" w:author="Alejandro Sainz" w:date="2024-03-30T02:53:00Z" w16du:dateUtc="2024-03-30T06:53:00Z">
        <w:r w:rsidRPr="008E142C">
          <w:rPr>
            <w:rFonts w:ascii="Arial" w:hAnsi="Arial" w:cs="Arial"/>
            <w:rPrChange w:id="146" w:author="Alejandro Sainz" w:date="2024-03-30T02:53:00Z" w16du:dateUtc="2024-03-30T06:53:00Z">
              <w:rPr/>
            </w:rPrChange>
          </w:rPr>
          <w:t>Running the scene</w:t>
        </w:r>
        <w:bookmarkEnd w:id="144"/>
      </w:ins>
    </w:p>
    <w:p w14:paraId="34932A3C" w14:textId="302CC704" w:rsidR="008E142C" w:rsidRDefault="00092E8A" w:rsidP="006C224E">
      <w:pPr>
        <w:spacing w:line="276" w:lineRule="auto"/>
        <w:jc w:val="both"/>
        <w:rPr>
          <w:ins w:id="147" w:author="Alejandro Sainz" w:date="2024-03-30T02:51:00Z" w16du:dateUtc="2024-03-30T06:51:00Z"/>
          <w:rFonts w:ascii="Arial" w:hAnsi="Arial" w:cs="Arial"/>
          <w:sz w:val="24"/>
          <w:szCs w:val="24"/>
        </w:rPr>
      </w:pPr>
      <w:ins w:id="148" w:author="Alejandro Sainz" w:date="2024-03-30T02:36:00Z" w16du:dateUtc="2024-03-30T06:36:00Z">
        <w:r>
          <w:rPr>
            <w:rFonts w:ascii="Arial" w:hAnsi="Arial" w:cs="Arial"/>
            <w:sz w:val="24"/>
            <w:szCs w:val="24"/>
          </w:rPr>
          <w:t>-</w:t>
        </w:r>
      </w:ins>
      <w:r w:rsidR="00231E13">
        <w:rPr>
          <w:rFonts w:ascii="Arial" w:hAnsi="Arial" w:cs="Arial"/>
          <w:sz w:val="24"/>
          <w:szCs w:val="24"/>
        </w:rPr>
        <w:t>Hit</w:t>
      </w:r>
      <w:r w:rsidR="006C224E">
        <w:rPr>
          <w:rFonts w:ascii="Arial" w:hAnsi="Arial" w:cs="Arial"/>
          <w:sz w:val="24"/>
          <w:szCs w:val="24"/>
        </w:rPr>
        <w:t xml:space="preserve"> Play mode </w:t>
      </w:r>
      <w:r w:rsidR="00231E13">
        <w:rPr>
          <w:rFonts w:ascii="Arial" w:hAnsi="Arial" w:cs="Arial"/>
          <w:sz w:val="24"/>
          <w:szCs w:val="24"/>
        </w:rPr>
        <w:t xml:space="preserve">and </w:t>
      </w:r>
      <w:r w:rsidR="006C224E">
        <w:rPr>
          <w:rFonts w:ascii="Arial" w:hAnsi="Arial" w:cs="Arial"/>
          <w:sz w:val="24"/>
          <w:szCs w:val="24"/>
        </w:rPr>
        <w:t xml:space="preserve">the demo </w:t>
      </w:r>
      <w:r w:rsidR="00231E13">
        <w:rPr>
          <w:rFonts w:ascii="Arial" w:hAnsi="Arial" w:cs="Arial"/>
          <w:sz w:val="24"/>
          <w:szCs w:val="24"/>
        </w:rPr>
        <w:t xml:space="preserve">will </w:t>
      </w:r>
      <w:r w:rsidR="006C224E">
        <w:rPr>
          <w:rFonts w:ascii="Arial" w:hAnsi="Arial" w:cs="Arial"/>
          <w:sz w:val="24"/>
          <w:szCs w:val="24"/>
        </w:rPr>
        <w:t>show a</w:t>
      </w:r>
      <w:r w:rsidR="00611DAB">
        <w:rPr>
          <w:rFonts w:ascii="Arial" w:hAnsi="Arial" w:cs="Arial"/>
          <w:sz w:val="24"/>
          <w:szCs w:val="24"/>
        </w:rPr>
        <w:t xml:space="preserve"> 2D</w:t>
      </w:r>
      <w:r w:rsidR="006C224E">
        <w:rPr>
          <w:rFonts w:ascii="Arial" w:hAnsi="Arial" w:cs="Arial"/>
          <w:sz w:val="24"/>
          <w:szCs w:val="24"/>
        </w:rPr>
        <w:t xml:space="preserve"> bouncing </w:t>
      </w:r>
      <w:r w:rsidR="00147B41">
        <w:rPr>
          <w:rFonts w:ascii="Arial" w:hAnsi="Arial" w:cs="Arial"/>
          <w:sz w:val="24"/>
          <w:szCs w:val="24"/>
        </w:rPr>
        <w:t>circle</w:t>
      </w:r>
      <w:r w:rsidR="006C224E">
        <w:rPr>
          <w:rFonts w:ascii="Arial" w:hAnsi="Arial" w:cs="Arial"/>
          <w:sz w:val="24"/>
          <w:szCs w:val="24"/>
        </w:rPr>
        <w:t xml:space="preserve"> </w:t>
      </w:r>
      <w:r w:rsidR="001B741F">
        <w:rPr>
          <w:rFonts w:ascii="Arial" w:hAnsi="Arial" w:cs="Arial"/>
          <w:sz w:val="24"/>
          <w:szCs w:val="24"/>
        </w:rPr>
        <w:t xml:space="preserve">falling and </w:t>
      </w:r>
      <w:r w:rsidR="006C224E">
        <w:rPr>
          <w:rFonts w:ascii="Arial" w:hAnsi="Arial" w:cs="Arial"/>
          <w:sz w:val="24"/>
          <w:szCs w:val="24"/>
        </w:rPr>
        <w:t>hitting the floor</w:t>
      </w:r>
      <w:r w:rsidR="001B741F">
        <w:rPr>
          <w:rFonts w:ascii="Arial" w:hAnsi="Arial" w:cs="Arial"/>
          <w:sz w:val="24"/>
          <w:szCs w:val="24"/>
        </w:rPr>
        <w:t xml:space="preserve">. This collision </w:t>
      </w:r>
      <w:r w:rsidR="00C74E34">
        <w:rPr>
          <w:rFonts w:ascii="Arial" w:hAnsi="Arial" w:cs="Arial"/>
          <w:sz w:val="24"/>
          <w:szCs w:val="24"/>
        </w:rPr>
        <w:t>occurs</w:t>
      </w:r>
      <w:r w:rsidR="001B741F">
        <w:rPr>
          <w:rFonts w:ascii="Arial" w:hAnsi="Arial" w:cs="Arial"/>
          <w:sz w:val="24"/>
          <w:szCs w:val="24"/>
        </w:rPr>
        <w:t xml:space="preserve"> because the layers on the ball and the floor</w:t>
      </w:r>
      <w:r w:rsidR="00147B41">
        <w:rPr>
          <w:rFonts w:ascii="Arial" w:hAnsi="Arial" w:cs="Arial"/>
          <w:sz w:val="24"/>
          <w:szCs w:val="24"/>
        </w:rPr>
        <w:t xml:space="preserve"> (default and UI respectively)</w:t>
      </w:r>
      <w:r w:rsidR="001B741F">
        <w:rPr>
          <w:rFonts w:ascii="Arial" w:hAnsi="Arial" w:cs="Arial"/>
          <w:sz w:val="24"/>
          <w:szCs w:val="24"/>
        </w:rPr>
        <w:t xml:space="preserve"> are actually </w:t>
      </w:r>
      <w:r w:rsidR="00C74E34">
        <w:rPr>
          <w:rFonts w:ascii="Arial" w:hAnsi="Arial" w:cs="Arial"/>
          <w:sz w:val="24"/>
          <w:szCs w:val="24"/>
        </w:rPr>
        <w:t xml:space="preserve">interacting with each other. </w:t>
      </w:r>
    </w:p>
    <w:p w14:paraId="3ADBD089" w14:textId="77777777" w:rsidR="008E142C" w:rsidRDefault="008E142C" w:rsidP="006C224E">
      <w:pPr>
        <w:spacing w:line="276" w:lineRule="auto"/>
        <w:jc w:val="both"/>
        <w:rPr>
          <w:ins w:id="149" w:author="Alejandro Sainz" w:date="2024-03-30T02:52:00Z" w16du:dateUtc="2024-03-30T06:52:00Z"/>
          <w:rFonts w:ascii="Arial" w:hAnsi="Arial" w:cs="Arial"/>
          <w:sz w:val="24"/>
          <w:szCs w:val="24"/>
        </w:rPr>
      </w:pPr>
      <w:ins w:id="150" w:author="Alejandro Sainz" w:date="2024-03-30T02:51:00Z" w16du:dateUtc="2024-03-30T06:51:00Z">
        <w:r>
          <w:rPr>
            <w:rFonts w:ascii="Arial" w:hAnsi="Arial" w:cs="Arial"/>
            <w:sz w:val="24"/>
            <w:szCs w:val="24"/>
          </w:rPr>
          <w:t>-</w:t>
        </w:r>
      </w:ins>
      <w:del w:id="151" w:author="Alejandro Sainz" w:date="2024-03-30T02:51:00Z" w16du:dateUtc="2024-03-30T06:51:00Z">
        <w:r w:rsidR="00C74E34" w:rsidDel="008E142C">
          <w:rPr>
            <w:rFonts w:ascii="Arial" w:hAnsi="Arial" w:cs="Arial"/>
            <w:sz w:val="24"/>
            <w:szCs w:val="24"/>
          </w:rPr>
          <w:delText>But if the user h</w:delText>
        </w:r>
      </w:del>
      <w:ins w:id="152" w:author="Alejandro Sainz" w:date="2024-03-30T02:51:00Z" w16du:dateUtc="2024-03-30T06:51:00Z">
        <w:r>
          <w:rPr>
            <w:rFonts w:ascii="Arial" w:hAnsi="Arial" w:cs="Arial"/>
            <w:sz w:val="24"/>
            <w:szCs w:val="24"/>
          </w:rPr>
          <w:t>H</w:t>
        </w:r>
      </w:ins>
      <w:r w:rsidR="00C74E34">
        <w:rPr>
          <w:rFonts w:ascii="Arial" w:hAnsi="Arial" w:cs="Arial"/>
          <w:sz w:val="24"/>
          <w:szCs w:val="24"/>
        </w:rPr>
        <w:t xml:space="preserve">it the </w:t>
      </w:r>
      <w:r w:rsidR="00C74E34" w:rsidRPr="00C74E34">
        <w:rPr>
          <w:rFonts w:ascii="Arial" w:hAnsi="Arial" w:cs="Arial"/>
          <w:b/>
          <w:bCs/>
          <w:sz w:val="24"/>
          <w:szCs w:val="24"/>
        </w:rPr>
        <w:t>New Layer</w:t>
      </w:r>
      <w:r w:rsidR="00C74E34">
        <w:rPr>
          <w:rFonts w:ascii="Arial" w:hAnsi="Arial" w:cs="Arial"/>
          <w:sz w:val="24"/>
          <w:szCs w:val="24"/>
        </w:rPr>
        <w:t xml:space="preserve"> button on the scene</w:t>
      </w:r>
      <w:ins w:id="153" w:author="Alejandro Sainz" w:date="2024-03-30T02:52:00Z" w16du:dateUtc="2024-03-30T06:52:00Z">
        <w:r>
          <w:rPr>
            <w:rFonts w:ascii="Arial" w:hAnsi="Arial" w:cs="Arial"/>
            <w:sz w:val="24"/>
            <w:szCs w:val="24"/>
          </w:rPr>
          <w:t>.</w:t>
        </w:r>
      </w:ins>
      <w:del w:id="154" w:author="Alejandro Sainz" w:date="2024-03-30T02:52:00Z" w16du:dateUtc="2024-03-30T06:52:00Z">
        <w:r w:rsidR="00C74E34" w:rsidDel="008E142C">
          <w:rPr>
            <w:rFonts w:ascii="Arial" w:hAnsi="Arial" w:cs="Arial"/>
            <w:sz w:val="24"/>
            <w:szCs w:val="24"/>
          </w:rPr>
          <w:delText>,</w:delText>
        </w:r>
      </w:del>
      <w:r w:rsidR="00C74E34">
        <w:rPr>
          <w:rFonts w:ascii="Arial" w:hAnsi="Arial" w:cs="Arial"/>
          <w:sz w:val="24"/>
          <w:szCs w:val="24"/>
        </w:rPr>
        <w:t xml:space="preserve"> </w:t>
      </w:r>
      <w:del w:id="155" w:author="Alejandro Sainz" w:date="2024-03-30T02:52:00Z" w16du:dateUtc="2024-03-30T06:52:00Z">
        <w:r w:rsidR="00C74E34" w:rsidDel="008E142C">
          <w:rPr>
            <w:rFonts w:ascii="Arial" w:hAnsi="Arial" w:cs="Arial"/>
            <w:sz w:val="24"/>
            <w:szCs w:val="24"/>
          </w:rPr>
          <w:delText xml:space="preserve">the </w:delText>
        </w:r>
      </w:del>
      <w:ins w:id="156" w:author="Alejandro Sainz" w:date="2024-03-30T02:52:00Z" w16du:dateUtc="2024-03-30T06:52:00Z">
        <w:r>
          <w:rPr>
            <w:rFonts w:ascii="Arial" w:hAnsi="Arial" w:cs="Arial"/>
            <w:sz w:val="24"/>
            <w:szCs w:val="24"/>
          </w:rPr>
          <w:t xml:space="preserve">The </w:t>
        </w:r>
      </w:ins>
      <w:r w:rsidR="0010081F">
        <w:rPr>
          <w:rFonts w:ascii="Arial" w:hAnsi="Arial" w:cs="Arial"/>
          <w:sz w:val="24"/>
          <w:szCs w:val="24"/>
        </w:rPr>
        <w:t>circle</w:t>
      </w:r>
      <w:r w:rsidR="00C74E34">
        <w:rPr>
          <w:rFonts w:ascii="Arial" w:hAnsi="Arial" w:cs="Arial"/>
          <w:sz w:val="24"/>
          <w:szCs w:val="24"/>
        </w:rPr>
        <w:t xml:space="preserve"> will be on </w:t>
      </w:r>
      <w:r w:rsidR="00C74E34" w:rsidRPr="00CF404C">
        <w:rPr>
          <w:rFonts w:ascii="Arial" w:hAnsi="Arial" w:cs="Arial"/>
          <w:b/>
          <w:bCs/>
          <w:sz w:val="24"/>
          <w:szCs w:val="24"/>
        </w:rPr>
        <w:t>TLForgeDemoLayer</w:t>
      </w:r>
      <w:r w:rsidR="00C74E34" w:rsidRPr="00C74E34">
        <w:rPr>
          <w:rFonts w:ascii="Arial" w:hAnsi="Arial" w:cs="Arial"/>
          <w:sz w:val="24"/>
          <w:szCs w:val="24"/>
        </w:rPr>
        <w:t xml:space="preserve"> </w:t>
      </w:r>
      <w:r w:rsidR="00C74E34">
        <w:rPr>
          <w:rFonts w:ascii="Arial" w:hAnsi="Arial" w:cs="Arial"/>
          <w:sz w:val="24"/>
          <w:szCs w:val="24"/>
        </w:rPr>
        <w:t>and then will fall below the floor</w:t>
      </w:r>
      <w:r w:rsidR="00D435A3">
        <w:rPr>
          <w:rFonts w:ascii="Arial" w:hAnsi="Arial" w:cs="Arial"/>
          <w:sz w:val="24"/>
          <w:szCs w:val="24"/>
        </w:rPr>
        <w:t>.</w:t>
      </w:r>
      <w:r w:rsidR="006229F0">
        <w:rPr>
          <w:rFonts w:ascii="Arial" w:hAnsi="Arial" w:cs="Arial"/>
          <w:sz w:val="24"/>
          <w:szCs w:val="24"/>
        </w:rPr>
        <w:t xml:space="preserve"> </w:t>
      </w:r>
      <w:del w:id="157" w:author="Alejandro Sainz" w:date="2024-03-30T02:52:00Z" w16du:dateUtc="2024-03-30T06:52:00Z">
        <w:r w:rsidR="006229F0" w:rsidDel="008E142C">
          <w:rPr>
            <w:rFonts w:ascii="Arial" w:hAnsi="Arial" w:cs="Arial"/>
            <w:sz w:val="24"/>
            <w:szCs w:val="24"/>
          </w:rPr>
          <w:delText xml:space="preserve">After that you can </w:delText>
        </w:r>
      </w:del>
    </w:p>
    <w:p w14:paraId="1099E479" w14:textId="36076B7C" w:rsidR="004C12EE" w:rsidRDefault="008E142C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ins w:id="158" w:author="Alejandro Sainz" w:date="2024-03-30T02:52:00Z" w16du:dateUtc="2024-03-30T06:52:00Z">
        <w:r>
          <w:rPr>
            <w:rFonts w:ascii="Arial" w:hAnsi="Arial" w:cs="Arial"/>
            <w:sz w:val="24"/>
            <w:szCs w:val="24"/>
          </w:rPr>
          <w:t>-</w:t>
        </w:r>
      </w:ins>
      <w:del w:id="159" w:author="Alejandro Sainz" w:date="2024-03-30T02:52:00Z" w16du:dateUtc="2024-03-30T06:52:00Z">
        <w:r w:rsidR="006229F0" w:rsidDel="008E142C">
          <w:rPr>
            <w:rFonts w:ascii="Arial" w:hAnsi="Arial" w:cs="Arial"/>
            <w:sz w:val="24"/>
            <w:szCs w:val="24"/>
          </w:rPr>
          <w:delText>h</w:delText>
        </w:r>
      </w:del>
      <w:ins w:id="160" w:author="Alejandro Sainz" w:date="2024-03-30T02:52:00Z" w16du:dateUtc="2024-03-30T06:52:00Z">
        <w:r>
          <w:rPr>
            <w:rFonts w:ascii="Arial" w:hAnsi="Arial" w:cs="Arial"/>
            <w:sz w:val="24"/>
            <w:szCs w:val="24"/>
          </w:rPr>
          <w:t>H</w:t>
        </w:r>
      </w:ins>
      <w:r w:rsidR="006229F0">
        <w:rPr>
          <w:rFonts w:ascii="Arial" w:hAnsi="Arial" w:cs="Arial"/>
          <w:sz w:val="24"/>
          <w:szCs w:val="24"/>
        </w:rPr>
        <w:t xml:space="preserve">it the </w:t>
      </w:r>
      <w:r w:rsidR="006229F0" w:rsidRPr="006229F0">
        <w:rPr>
          <w:rFonts w:ascii="Arial" w:hAnsi="Arial" w:cs="Arial"/>
          <w:b/>
          <w:bCs/>
          <w:sz w:val="24"/>
          <w:szCs w:val="24"/>
        </w:rPr>
        <w:t>Reset</w:t>
      </w:r>
      <w:r w:rsidR="006229F0">
        <w:rPr>
          <w:rFonts w:ascii="Arial" w:hAnsi="Arial" w:cs="Arial"/>
          <w:sz w:val="24"/>
          <w:szCs w:val="24"/>
        </w:rPr>
        <w:t xml:space="preserve"> button to return the scene to its initial values.</w:t>
      </w:r>
    </w:p>
    <w:p w14:paraId="270AA971" w14:textId="57A69DA4" w:rsidR="00DB753B" w:rsidRPr="00DB753B" w:rsidRDefault="00092E8A">
      <w:pPr>
        <w:jc w:val="both"/>
        <w:rPr>
          <w:ins w:id="161" w:author="Alejandro Sainz" w:date="2024-03-30T03:05:00Z" w16du:dateUtc="2024-03-30T07:05:00Z"/>
          <w:rFonts w:ascii="Arial" w:hAnsi="Arial" w:cs="Arial"/>
          <w:sz w:val="24"/>
          <w:szCs w:val="24"/>
        </w:rPr>
        <w:pPrChange w:id="162" w:author="Alejandro Sainz" w:date="2024-03-30T03:05:00Z" w16du:dateUtc="2024-03-30T07:05:00Z">
          <w:pPr>
            <w:spacing w:line="276" w:lineRule="auto"/>
            <w:jc w:val="both"/>
          </w:pPr>
        </w:pPrChange>
      </w:pPr>
      <w:ins w:id="163" w:author="Alejandro Sainz" w:date="2024-03-30T02:36:00Z" w16du:dateUtc="2024-03-30T06:36:00Z">
        <w:r w:rsidRPr="00DB753B">
          <w:rPr>
            <w:rFonts w:ascii="Arial" w:hAnsi="Arial" w:cs="Arial"/>
            <w:sz w:val="24"/>
            <w:szCs w:val="24"/>
          </w:rPr>
          <w:lastRenderedPageBreak/>
          <w:t>-</w:t>
        </w:r>
      </w:ins>
      <w:del w:id="164" w:author="Alejandro Sainz" w:date="2024-03-30T03:04:00Z" w16du:dateUtc="2024-03-30T07:04:00Z">
        <w:r w:rsidR="00F24B20" w:rsidRPr="00DB753B" w:rsidDel="00DB753B">
          <w:rPr>
            <w:rFonts w:ascii="Arial" w:hAnsi="Arial" w:cs="Arial"/>
            <w:sz w:val="24"/>
            <w:szCs w:val="24"/>
          </w:rPr>
          <w:delText>As mentioned before, TLForge handles different presets for the collision matrix, and to test that feature, hitting</w:delText>
        </w:r>
      </w:del>
      <w:ins w:id="165" w:author="Alejandro Sainz" w:date="2024-03-30T03:05:00Z" w16du:dateUtc="2024-03-30T07:05:00Z">
        <w:r w:rsidR="00DB753B" w:rsidRPr="00DB753B">
          <w:rPr>
            <w:rFonts w:ascii="Arial" w:hAnsi="Arial" w:cs="Arial"/>
            <w:sz w:val="24"/>
            <w:szCs w:val="24"/>
            <w:rPrChange w:id="166" w:author="Alejandro Sainz" w:date="2024-03-30T03:05:00Z" w16du:dateUtc="2024-03-30T07:05:00Z">
              <w:rPr>
                <w:rFonts w:ascii="Segoe UI" w:hAnsi="Segoe UI" w:cs="Segoe UI"/>
                <w:color w:val="ECECEC"/>
                <w:shd w:val="clear" w:color="auto" w:fill="212121"/>
              </w:rPr>
            </w:rPrChange>
          </w:rPr>
          <w:t xml:space="preserve">Click on the </w:t>
        </w:r>
        <w:r w:rsidR="00DB753B" w:rsidRPr="00DB753B">
          <w:rPr>
            <w:rFonts w:ascii="Arial" w:hAnsi="Arial" w:cs="Arial"/>
            <w:sz w:val="24"/>
            <w:szCs w:val="24"/>
            <w:rPrChange w:id="167" w:author="Alejandro Sainz" w:date="2024-03-30T03:06:00Z" w16du:dateUtc="2024-03-30T07:06:00Z">
              <w:rPr>
                <w:rStyle w:val="Strong"/>
                <w:rFonts w:ascii="Segoe UI" w:hAnsi="Segoe UI" w:cs="Segoe UI"/>
                <w:color w:val="ECECEC"/>
                <w:bdr w:val="single" w:sz="2" w:space="0" w:color="E3E3E3" w:frame="1"/>
                <w:shd w:val="clear" w:color="auto" w:fill="212121"/>
              </w:rPr>
            </w:rPrChange>
          </w:rPr>
          <w:t>New Preset</w:t>
        </w:r>
        <w:r w:rsidR="00DB753B" w:rsidRPr="00DB753B">
          <w:rPr>
            <w:rFonts w:ascii="Arial" w:hAnsi="Arial" w:cs="Arial"/>
            <w:sz w:val="24"/>
            <w:szCs w:val="24"/>
            <w:rPrChange w:id="168" w:author="Alejandro Sainz" w:date="2024-03-30T03:05:00Z" w16du:dateUtc="2024-03-30T07:05:00Z">
              <w:rPr>
                <w:rFonts w:ascii="Segoe UI" w:hAnsi="Segoe UI" w:cs="Segoe UI"/>
                <w:color w:val="ECECEC"/>
                <w:shd w:val="clear" w:color="auto" w:fill="212121"/>
              </w:rPr>
            </w:rPrChange>
          </w:rPr>
          <w:t xml:space="preserve"> button. This action switches to a preset that has been predefined in your project. Specifically, this second preset is designed to register collisions between</w:t>
        </w:r>
      </w:ins>
      <w:ins w:id="169" w:author="Alejandro Sainz" w:date="2024-03-30T03:06:00Z" w16du:dateUtc="2024-03-30T07:06:00Z">
        <w:r w:rsidR="00DB753B">
          <w:rPr>
            <w:rFonts w:ascii="Arial" w:hAnsi="Arial" w:cs="Arial"/>
            <w:sz w:val="24"/>
            <w:szCs w:val="24"/>
          </w:rPr>
          <w:t xml:space="preserve"> t</w:t>
        </w:r>
      </w:ins>
      <w:ins w:id="170" w:author="Alejandro Sainz" w:date="2024-03-30T03:07:00Z" w16du:dateUtc="2024-03-30T07:07:00Z">
        <w:r w:rsidR="00DB753B">
          <w:rPr>
            <w:rFonts w:ascii="Arial" w:hAnsi="Arial" w:cs="Arial"/>
            <w:sz w:val="24"/>
            <w:szCs w:val="24"/>
          </w:rPr>
          <w:t>he layer</w:t>
        </w:r>
      </w:ins>
      <w:ins w:id="171" w:author="Alejandro Sainz" w:date="2024-03-30T03:05:00Z" w16du:dateUtc="2024-03-30T07:05:00Z">
        <w:r w:rsidR="00DB753B" w:rsidRPr="00DB753B">
          <w:rPr>
            <w:rFonts w:ascii="Arial" w:hAnsi="Arial" w:cs="Arial"/>
            <w:sz w:val="24"/>
            <w:szCs w:val="24"/>
            <w:rPrChange w:id="172" w:author="Alejandro Sainz" w:date="2024-03-30T03:05:00Z" w16du:dateUtc="2024-03-30T07:05:00Z">
              <w:rPr>
                <w:rFonts w:ascii="Segoe UI" w:hAnsi="Segoe UI" w:cs="Segoe UI"/>
                <w:color w:val="ECECEC"/>
                <w:shd w:val="clear" w:color="auto" w:fill="212121"/>
              </w:rPr>
            </w:rPrChange>
          </w:rPr>
          <w:t xml:space="preserve"> </w:t>
        </w:r>
        <w:r w:rsidR="00DB753B" w:rsidRPr="00DB753B">
          <w:rPr>
            <w:rFonts w:ascii="Arial" w:hAnsi="Arial" w:cs="Arial"/>
            <w:sz w:val="24"/>
            <w:szCs w:val="24"/>
            <w:rPrChange w:id="173" w:author="Alejandro Sainz" w:date="2024-03-30T03:06:00Z" w16du:dateUtc="2024-03-30T07:06:00Z">
              <w:rPr>
                <w:rStyle w:val="HTMLCode"/>
                <w:rFonts w:ascii="Ubuntu Mono" w:eastAsiaTheme="minorHAnsi" w:hAnsi="Ubuntu Mono"/>
                <w:b/>
                <w:bCs/>
                <w:color w:val="ECECEC"/>
                <w:sz w:val="21"/>
                <w:szCs w:val="21"/>
                <w:bdr w:val="single" w:sz="2" w:space="0" w:color="E3E3E3" w:frame="1"/>
                <w:shd w:val="clear" w:color="auto" w:fill="212121"/>
              </w:rPr>
            </w:rPrChange>
          </w:rPr>
          <w:t>TLForgeDemoLayer</w:t>
        </w:r>
        <w:r w:rsidR="00DB753B" w:rsidRPr="00DB753B">
          <w:rPr>
            <w:rFonts w:ascii="Arial" w:hAnsi="Arial" w:cs="Arial"/>
            <w:sz w:val="24"/>
            <w:szCs w:val="24"/>
            <w:rPrChange w:id="174" w:author="Alejandro Sainz" w:date="2024-03-30T03:05:00Z" w16du:dateUtc="2024-03-30T07:05:00Z">
              <w:rPr>
                <w:rFonts w:ascii="Segoe UI" w:hAnsi="Segoe UI" w:cs="Segoe UI"/>
                <w:color w:val="ECECEC"/>
                <w:shd w:val="clear" w:color="auto" w:fill="212121"/>
              </w:rPr>
            </w:rPrChange>
          </w:rPr>
          <w:t xml:space="preserve"> and layers marked as </w:t>
        </w:r>
        <w:r w:rsidR="00DB753B" w:rsidRPr="00DB753B">
          <w:rPr>
            <w:rFonts w:ascii="Arial" w:hAnsi="Arial" w:cs="Arial"/>
            <w:sz w:val="24"/>
            <w:szCs w:val="24"/>
            <w:rPrChange w:id="175" w:author="Alejandro Sainz" w:date="2024-03-30T03:06:00Z" w16du:dateUtc="2024-03-30T07:06:00Z">
              <w:rPr>
                <w:rStyle w:val="HTMLCode"/>
                <w:rFonts w:ascii="Ubuntu Mono" w:eastAsiaTheme="minorHAnsi" w:hAnsi="Ubuntu Mono"/>
                <w:b/>
                <w:bCs/>
                <w:color w:val="ECECEC"/>
                <w:sz w:val="21"/>
                <w:szCs w:val="21"/>
                <w:bdr w:val="single" w:sz="2" w:space="0" w:color="E3E3E3" w:frame="1"/>
                <w:shd w:val="clear" w:color="auto" w:fill="212121"/>
              </w:rPr>
            </w:rPrChange>
          </w:rPr>
          <w:t xml:space="preserve">UI </w:t>
        </w:r>
      </w:ins>
      <w:ins w:id="176" w:author="Alejandro Sainz" w:date="2024-03-30T03:07:00Z" w16du:dateUtc="2024-03-30T07:07:00Z">
        <w:r w:rsidR="00DB753B">
          <w:rPr>
            <w:rFonts w:ascii="Arial" w:hAnsi="Arial" w:cs="Arial"/>
            <w:sz w:val="24"/>
            <w:szCs w:val="24"/>
          </w:rPr>
          <w:t>and</w:t>
        </w:r>
      </w:ins>
      <w:ins w:id="177" w:author="Alejandro Sainz" w:date="2024-03-30T03:05:00Z" w16du:dateUtc="2024-03-30T07:05:00Z">
        <w:r w:rsidR="00DB753B" w:rsidRPr="00DB753B">
          <w:rPr>
            <w:rFonts w:ascii="Arial" w:hAnsi="Arial" w:cs="Arial"/>
            <w:sz w:val="24"/>
            <w:szCs w:val="24"/>
            <w:rPrChange w:id="178" w:author="Alejandro Sainz" w:date="2024-03-30T03:06:00Z" w16du:dateUtc="2024-03-30T07:06:00Z">
              <w:rPr>
                <w:rStyle w:val="HTMLCode"/>
                <w:rFonts w:ascii="Ubuntu Mono" w:eastAsiaTheme="minorHAnsi" w:hAnsi="Ubuntu Mono"/>
                <w:b/>
                <w:bCs/>
                <w:color w:val="ECECEC"/>
                <w:sz w:val="21"/>
                <w:szCs w:val="21"/>
                <w:bdr w:val="single" w:sz="2" w:space="0" w:color="E3E3E3" w:frame="1"/>
                <w:shd w:val="clear" w:color="auto" w:fill="212121"/>
              </w:rPr>
            </w:rPrChange>
          </w:rPr>
          <w:t xml:space="preserve"> Default</w:t>
        </w:r>
        <w:r w:rsidR="00DB753B" w:rsidRPr="00DB753B">
          <w:rPr>
            <w:rFonts w:ascii="Arial" w:hAnsi="Arial" w:cs="Arial"/>
            <w:sz w:val="24"/>
            <w:szCs w:val="24"/>
            <w:rPrChange w:id="179" w:author="Alejandro Sainz" w:date="2024-03-30T03:05:00Z" w16du:dateUtc="2024-03-30T07:05:00Z">
              <w:rPr>
                <w:rFonts w:ascii="Segoe UI" w:hAnsi="Segoe UI" w:cs="Segoe UI"/>
                <w:color w:val="ECECEC"/>
                <w:shd w:val="clear" w:color="auto" w:fill="212121"/>
              </w:rPr>
            </w:rPrChange>
          </w:rPr>
          <w:t>.</w:t>
        </w:r>
      </w:ins>
      <w:del w:id="180" w:author="Alejandro Sainz" w:date="2024-03-30T03:05:00Z" w16du:dateUtc="2024-03-30T07:05:00Z">
        <w:r w:rsidR="00F24B20" w:rsidRPr="00DB753B" w:rsidDel="00DB753B">
          <w:rPr>
            <w:rFonts w:ascii="Arial" w:hAnsi="Arial" w:cs="Arial"/>
            <w:sz w:val="24"/>
            <w:szCs w:val="24"/>
          </w:rPr>
          <w:delText xml:space="preserve"> the </w:delText>
        </w:r>
        <w:r w:rsidR="00F24B20" w:rsidRPr="00DB753B" w:rsidDel="00DB753B">
          <w:rPr>
            <w:rFonts w:ascii="Arial" w:hAnsi="Arial" w:cs="Arial"/>
            <w:sz w:val="24"/>
            <w:szCs w:val="24"/>
            <w:rPrChange w:id="181" w:author="Alejandro Sainz" w:date="2024-03-30T03:05:00Z" w16du:dateUtc="2024-03-30T07:05:00Z">
              <w:rPr>
                <w:rFonts w:ascii="Arial" w:hAnsi="Arial" w:cs="Arial"/>
                <w:b/>
                <w:bCs/>
                <w:sz w:val="24"/>
                <w:szCs w:val="24"/>
              </w:rPr>
            </w:rPrChange>
          </w:rPr>
          <w:delText>New Preset</w:delText>
        </w:r>
        <w:r w:rsidR="00F24B20" w:rsidRPr="00DB753B" w:rsidDel="00DB753B">
          <w:rPr>
            <w:rFonts w:ascii="Arial" w:hAnsi="Arial" w:cs="Arial"/>
            <w:sz w:val="24"/>
            <w:szCs w:val="24"/>
          </w:rPr>
          <w:delText xml:space="preserve"> button will use a different preset already stored on the base project. This second preset register collisions between </w:delText>
        </w:r>
        <w:r w:rsidR="0010081F" w:rsidRPr="00DB753B" w:rsidDel="00DB753B">
          <w:rPr>
            <w:rFonts w:ascii="Arial" w:hAnsi="Arial" w:cs="Arial"/>
            <w:sz w:val="24"/>
            <w:szCs w:val="24"/>
            <w:rPrChange w:id="182" w:author="Alejandro Sainz" w:date="2024-03-30T03:05:00Z" w16du:dateUtc="2024-03-30T07:05:00Z">
              <w:rPr>
                <w:rFonts w:ascii="Arial" w:hAnsi="Arial" w:cs="Arial"/>
                <w:b/>
                <w:bCs/>
                <w:sz w:val="24"/>
                <w:szCs w:val="24"/>
              </w:rPr>
            </w:rPrChange>
          </w:rPr>
          <w:delText>TLForgeDemoLayer</w:delText>
        </w:r>
        <w:r w:rsidR="0010081F" w:rsidRPr="00DB753B" w:rsidDel="00DB753B">
          <w:rPr>
            <w:rFonts w:ascii="Arial" w:hAnsi="Arial" w:cs="Arial"/>
            <w:sz w:val="24"/>
            <w:szCs w:val="24"/>
          </w:rPr>
          <w:delText xml:space="preserve"> </w:delText>
        </w:r>
        <w:r w:rsidR="00F24B20" w:rsidRPr="00DB753B" w:rsidDel="00DB753B">
          <w:rPr>
            <w:rFonts w:ascii="Arial" w:hAnsi="Arial" w:cs="Arial"/>
            <w:sz w:val="24"/>
            <w:szCs w:val="24"/>
          </w:rPr>
          <w:delText xml:space="preserve">and </w:delText>
        </w:r>
        <w:r w:rsidR="00F24B20" w:rsidRPr="00DB753B" w:rsidDel="00DB753B">
          <w:rPr>
            <w:rFonts w:ascii="Arial" w:hAnsi="Arial" w:cs="Arial"/>
            <w:sz w:val="24"/>
            <w:szCs w:val="24"/>
            <w:rPrChange w:id="183" w:author="Alejandro Sainz" w:date="2024-03-30T03:05:00Z" w16du:dateUtc="2024-03-30T07:05:00Z">
              <w:rPr>
                <w:rFonts w:ascii="Arial" w:hAnsi="Arial" w:cs="Arial"/>
                <w:b/>
                <w:bCs/>
                <w:sz w:val="24"/>
                <w:szCs w:val="24"/>
              </w:rPr>
            </w:rPrChange>
          </w:rPr>
          <w:delText>UI</w:delText>
        </w:r>
        <w:r w:rsidR="00F24B20" w:rsidRPr="00DB753B" w:rsidDel="00DB753B">
          <w:rPr>
            <w:rFonts w:ascii="Arial" w:hAnsi="Arial" w:cs="Arial"/>
            <w:sz w:val="24"/>
            <w:szCs w:val="24"/>
          </w:rPr>
          <w:delText xml:space="preserve"> / </w:delText>
        </w:r>
        <w:r w:rsidR="00F24B20" w:rsidRPr="00DB753B" w:rsidDel="00DB753B">
          <w:rPr>
            <w:rFonts w:ascii="Arial" w:hAnsi="Arial" w:cs="Arial"/>
            <w:sz w:val="24"/>
            <w:szCs w:val="24"/>
            <w:rPrChange w:id="184" w:author="Alejandro Sainz" w:date="2024-03-30T03:05:00Z" w16du:dateUtc="2024-03-30T07:05:00Z">
              <w:rPr>
                <w:rFonts w:ascii="Arial" w:hAnsi="Arial" w:cs="Arial"/>
                <w:b/>
                <w:bCs/>
                <w:sz w:val="24"/>
                <w:szCs w:val="24"/>
              </w:rPr>
            </w:rPrChange>
          </w:rPr>
          <w:delText>Default</w:delText>
        </w:r>
        <w:r w:rsidR="00F24B20" w:rsidRPr="00DB753B" w:rsidDel="00DB753B">
          <w:rPr>
            <w:rFonts w:ascii="Arial" w:hAnsi="Arial" w:cs="Arial"/>
            <w:sz w:val="24"/>
            <w:szCs w:val="24"/>
          </w:rPr>
          <w:delText xml:space="preserve">, therefore if now we </w:delText>
        </w:r>
      </w:del>
    </w:p>
    <w:p w14:paraId="787EFDEF" w14:textId="251F1283" w:rsidR="00DB753B" w:rsidRPr="00DB753B" w:rsidRDefault="00DB753B">
      <w:pPr>
        <w:jc w:val="both"/>
        <w:rPr>
          <w:ins w:id="185" w:author="Alejandro Sainz" w:date="2024-03-30T03:07:00Z" w16du:dateUtc="2024-03-30T07:07:00Z"/>
          <w:rFonts w:ascii="Arial" w:hAnsi="Arial" w:cs="Arial"/>
          <w:sz w:val="24"/>
          <w:szCs w:val="24"/>
        </w:rPr>
        <w:pPrChange w:id="186" w:author="Alejandro Sainz" w:date="2024-03-30T03:08:00Z" w16du:dateUtc="2024-03-30T07:08:00Z">
          <w:pPr>
            <w:spacing w:line="276" w:lineRule="auto"/>
            <w:jc w:val="both"/>
          </w:pPr>
        </w:pPrChange>
      </w:pPr>
      <w:ins w:id="187" w:author="Alejandro Sainz" w:date="2024-03-30T03:05:00Z" w16du:dateUtc="2024-03-30T07:05:00Z">
        <w:r w:rsidRPr="00DB753B">
          <w:rPr>
            <w:rFonts w:ascii="Arial" w:hAnsi="Arial" w:cs="Arial"/>
            <w:sz w:val="24"/>
            <w:szCs w:val="24"/>
          </w:rPr>
          <w:t>-</w:t>
        </w:r>
      </w:ins>
      <w:del w:id="188" w:author="Alejandro Sainz" w:date="2024-03-30T03:05:00Z" w16du:dateUtc="2024-03-30T07:05:00Z">
        <w:r w:rsidR="00F24B20" w:rsidRPr="00DB753B" w:rsidDel="00DB753B">
          <w:rPr>
            <w:rFonts w:ascii="Arial" w:hAnsi="Arial" w:cs="Arial"/>
            <w:sz w:val="24"/>
            <w:szCs w:val="24"/>
          </w:rPr>
          <w:delText>h</w:delText>
        </w:r>
      </w:del>
      <w:ins w:id="189" w:author="Alejandro Sainz" w:date="2024-03-30T03:08:00Z" w16du:dateUtc="2024-03-30T07:08:00Z">
        <w:r w:rsidRPr="00DB753B">
          <w:rPr>
            <w:rFonts w:ascii="Arial" w:hAnsi="Arial" w:cs="Arial"/>
            <w:sz w:val="24"/>
            <w:szCs w:val="24"/>
            <w:rPrChange w:id="190" w:author="Alejandro Sainz" w:date="2024-03-30T03:08:00Z" w16du:dateUtc="2024-03-30T07:08:00Z">
              <w:rPr>
                <w:rFonts w:ascii="Segoe UI" w:hAnsi="Segoe UI" w:cs="Segoe UI"/>
                <w:color w:val="ECECEC"/>
                <w:shd w:val="clear" w:color="auto" w:fill="212121"/>
              </w:rPr>
            </w:rPrChange>
          </w:rPr>
          <w:t xml:space="preserve"> After activating the new preset, proceed by clicking on the </w:t>
        </w:r>
        <w:r w:rsidRPr="00DB753B">
          <w:rPr>
            <w:rFonts w:ascii="Arial" w:hAnsi="Arial" w:cs="Arial"/>
            <w:sz w:val="24"/>
            <w:szCs w:val="24"/>
            <w:rPrChange w:id="191" w:author="Alejandro Sainz" w:date="2024-03-30T03:09:00Z" w16du:dateUtc="2024-03-30T07:09:00Z">
              <w:rPr>
                <w:rStyle w:val="Strong"/>
                <w:rFonts w:ascii="Segoe UI" w:hAnsi="Segoe UI" w:cs="Segoe UI"/>
                <w:color w:val="ECECEC"/>
                <w:bdr w:val="single" w:sz="2" w:space="0" w:color="E3E3E3" w:frame="1"/>
                <w:shd w:val="clear" w:color="auto" w:fill="212121"/>
              </w:rPr>
            </w:rPrChange>
          </w:rPr>
          <w:t>New Layer</w:t>
        </w:r>
        <w:r w:rsidRPr="00DB753B">
          <w:rPr>
            <w:rFonts w:ascii="Arial" w:hAnsi="Arial" w:cs="Arial"/>
            <w:sz w:val="24"/>
            <w:szCs w:val="24"/>
            <w:rPrChange w:id="192" w:author="Alejandro Sainz" w:date="2024-03-30T03:08:00Z" w16du:dateUtc="2024-03-30T07:08:00Z">
              <w:rPr>
                <w:rFonts w:ascii="Segoe UI" w:hAnsi="Segoe UI" w:cs="Segoe UI"/>
                <w:color w:val="ECECEC"/>
                <w:shd w:val="clear" w:color="auto" w:fill="212121"/>
              </w:rPr>
            </w:rPrChange>
          </w:rPr>
          <w:t xml:space="preserve"> button. You will notice a significant change: the circle will no longer overlap the floor. This behavior is a direct result of the collision settings defined in the newly activated preset.</w:t>
        </w:r>
      </w:ins>
      <w:del w:id="193" w:author="Alejandro Sainz" w:date="2024-03-30T03:08:00Z" w16du:dateUtc="2024-03-30T07:08:00Z">
        <w:r w:rsidR="00F24B20" w:rsidRPr="00DB753B" w:rsidDel="00DB753B">
          <w:rPr>
            <w:rFonts w:ascii="Arial" w:hAnsi="Arial" w:cs="Arial"/>
            <w:sz w:val="24"/>
            <w:szCs w:val="24"/>
          </w:rPr>
          <w:delText xml:space="preserve">it </w:delText>
        </w:r>
        <w:r w:rsidR="00F24B20" w:rsidRPr="00DB753B" w:rsidDel="00DB753B">
          <w:rPr>
            <w:rFonts w:ascii="Arial" w:hAnsi="Arial" w:cs="Arial"/>
            <w:sz w:val="24"/>
            <w:szCs w:val="24"/>
            <w:rPrChange w:id="194" w:author="Alejandro Sainz" w:date="2024-03-30T03:08:00Z" w16du:dateUtc="2024-03-30T07:08:00Z">
              <w:rPr>
                <w:rFonts w:ascii="Arial" w:hAnsi="Arial" w:cs="Arial"/>
                <w:b/>
                <w:bCs/>
                <w:sz w:val="24"/>
                <w:szCs w:val="24"/>
              </w:rPr>
            </w:rPrChange>
          </w:rPr>
          <w:delText>New Layer</w:delText>
        </w:r>
        <w:r w:rsidR="00F24B20" w:rsidRPr="00DB753B" w:rsidDel="00DB753B">
          <w:rPr>
            <w:rFonts w:ascii="Arial" w:hAnsi="Arial" w:cs="Arial"/>
            <w:sz w:val="24"/>
            <w:szCs w:val="24"/>
          </w:rPr>
          <w:delText xml:space="preserve"> button will see how the circle </w:delText>
        </w:r>
      </w:del>
      <w:del w:id="195" w:author="Alejandro Sainz" w:date="2024-03-30T02:13:00Z" w16du:dateUtc="2024-03-30T06:13:00Z">
        <w:r w:rsidR="00F24B20" w:rsidRPr="00DB753B" w:rsidDel="007F60CE">
          <w:rPr>
            <w:rFonts w:ascii="Arial" w:hAnsi="Arial" w:cs="Arial"/>
            <w:sz w:val="24"/>
            <w:szCs w:val="24"/>
          </w:rPr>
          <w:delText xml:space="preserve">won’t </w:delText>
        </w:r>
      </w:del>
      <w:del w:id="196" w:author="Alejandro Sainz" w:date="2024-03-30T03:08:00Z" w16du:dateUtc="2024-03-30T07:08:00Z">
        <w:r w:rsidR="00F24B20" w:rsidRPr="00DB753B" w:rsidDel="00DB753B">
          <w:rPr>
            <w:rFonts w:ascii="Arial" w:hAnsi="Arial" w:cs="Arial"/>
            <w:sz w:val="24"/>
            <w:szCs w:val="24"/>
          </w:rPr>
          <w:delText xml:space="preserve">overlap the floor anymore. </w:delText>
        </w:r>
      </w:del>
    </w:p>
    <w:p w14:paraId="7A3A38F8" w14:textId="2666ED1D" w:rsidR="00092E8A" w:rsidRDefault="00DB753B" w:rsidP="006C224E">
      <w:pPr>
        <w:spacing w:line="276" w:lineRule="auto"/>
        <w:jc w:val="both"/>
        <w:rPr>
          <w:ins w:id="197" w:author="Alejandro Sainz" w:date="2024-03-30T02:37:00Z" w16du:dateUtc="2024-03-30T06:37:00Z"/>
          <w:rFonts w:ascii="Arial" w:hAnsi="Arial" w:cs="Arial"/>
          <w:sz w:val="24"/>
          <w:szCs w:val="24"/>
        </w:rPr>
      </w:pPr>
      <w:ins w:id="198" w:author="Alejandro Sainz" w:date="2024-03-30T03:07:00Z" w16du:dateUtc="2024-03-30T07:07:00Z">
        <w:r>
          <w:rPr>
            <w:rFonts w:ascii="Arial" w:hAnsi="Arial" w:cs="Arial"/>
            <w:sz w:val="24"/>
            <w:szCs w:val="24"/>
          </w:rPr>
          <w:t>-</w:t>
        </w:r>
      </w:ins>
      <w:r w:rsidR="00F24B20">
        <w:rPr>
          <w:rFonts w:ascii="Arial" w:hAnsi="Arial" w:cs="Arial"/>
          <w:sz w:val="24"/>
          <w:szCs w:val="24"/>
        </w:rPr>
        <w:t>You can now change between layers</w:t>
      </w:r>
      <w:ins w:id="199" w:author="Alejandro Sainz" w:date="2024-03-30T03:08:00Z" w16du:dateUtc="2024-03-30T07:08:00Z">
        <w:r>
          <w:rPr>
            <w:rFonts w:ascii="Arial" w:hAnsi="Arial" w:cs="Arial"/>
            <w:sz w:val="24"/>
            <w:szCs w:val="24"/>
          </w:rPr>
          <w:t xml:space="preserve"> using </w:t>
        </w:r>
        <w:r w:rsidRPr="00DB753B">
          <w:rPr>
            <w:rFonts w:ascii="Arial" w:hAnsi="Arial" w:cs="Arial"/>
            <w:b/>
            <w:bCs/>
            <w:sz w:val="24"/>
            <w:szCs w:val="24"/>
            <w:rPrChange w:id="200" w:author="Alejandro Sainz" w:date="2024-03-30T03:08:00Z" w16du:dateUtc="2024-03-30T07:08:00Z">
              <w:rPr>
                <w:rFonts w:ascii="Arial" w:hAnsi="Arial" w:cs="Arial"/>
                <w:sz w:val="24"/>
                <w:szCs w:val="24"/>
              </w:rPr>
            </w:rPrChange>
          </w:rPr>
          <w:t>New Layer</w:t>
        </w:r>
        <w:r>
          <w:rPr>
            <w:rFonts w:ascii="Arial" w:hAnsi="Arial" w:cs="Arial"/>
            <w:sz w:val="24"/>
            <w:szCs w:val="24"/>
          </w:rPr>
          <w:t xml:space="preserve"> / </w:t>
        </w:r>
        <w:r w:rsidRPr="00DB753B">
          <w:rPr>
            <w:rFonts w:ascii="Arial" w:hAnsi="Arial" w:cs="Arial"/>
            <w:b/>
            <w:bCs/>
            <w:sz w:val="24"/>
            <w:szCs w:val="24"/>
            <w:rPrChange w:id="201" w:author="Alejandro Sainz" w:date="2024-03-30T03:08:00Z" w16du:dateUtc="2024-03-30T07:08:00Z">
              <w:rPr>
                <w:rFonts w:ascii="Arial" w:hAnsi="Arial" w:cs="Arial"/>
                <w:sz w:val="24"/>
                <w:szCs w:val="24"/>
              </w:rPr>
            </w:rPrChange>
          </w:rPr>
          <w:t>Original Layer</w:t>
        </w:r>
      </w:ins>
      <w:r w:rsidR="00F24B20">
        <w:rPr>
          <w:rFonts w:ascii="Arial" w:hAnsi="Arial" w:cs="Arial"/>
          <w:sz w:val="24"/>
          <w:szCs w:val="24"/>
        </w:rPr>
        <w:t xml:space="preserve"> and the circle will stay still. </w:t>
      </w:r>
    </w:p>
    <w:p w14:paraId="6E8FE099" w14:textId="23523EEB" w:rsidR="00F24B20" w:rsidRDefault="00092E8A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ins w:id="202" w:author="Alejandro Sainz" w:date="2024-03-30T02:37:00Z" w16du:dateUtc="2024-03-30T06:37:00Z">
        <w:r>
          <w:rPr>
            <w:rFonts w:ascii="Arial" w:hAnsi="Arial" w:cs="Arial"/>
            <w:sz w:val="24"/>
            <w:szCs w:val="24"/>
          </w:rPr>
          <w:t>-</w:t>
        </w:r>
      </w:ins>
      <w:r w:rsidR="00F24B20">
        <w:rPr>
          <w:rFonts w:ascii="Arial" w:hAnsi="Arial" w:cs="Arial"/>
          <w:sz w:val="24"/>
          <w:szCs w:val="24"/>
        </w:rPr>
        <w:t xml:space="preserve">Finally hit </w:t>
      </w:r>
      <w:r w:rsidR="00F24B20" w:rsidRPr="00F24B20">
        <w:rPr>
          <w:rFonts w:ascii="Arial" w:hAnsi="Arial" w:cs="Arial"/>
          <w:b/>
          <w:bCs/>
          <w:sz w:val="24"/>
          <w:szCs w:val="24"/>
        </w:rPr>
        <w:t>Original Preset</w:t>
      </w:r>
      <w:r w:rsidR="00F24B20">
        <w:rPr>
          <w:rFonts w:ascii="Arial" w:hAnsi="Arial" w:cs="Arial"/>
          <w:sz w:val="24"/>
          <w:szCs w:val="24"/>
        </w:rPr>
        <w:t xml:space="preserve"> and the circle will behave as it was when you r</w:t>
      </w:r>
      <w:ins w:id="203" w:author="Alejandro Sainz" w:date="2024-03-30T02:15:00Z" w16du:dateUtc="2024-03-30T06:15:00Z">
        <w:r w:rsidR="007F60CE">
          <w:rPr>
            <w:rFonts w:ascii="Arial" w:hAnsi="Arial" w:cs="Arial"/>
            <w:sz w:val="24"/>
            <w:szCs w:val="24"/>
          </w:rPr>
          <w:t>a</w:t>
        </w:r>
      </w:ins>
      <w:del w:id="204" w:author="Alejandro Sainz" w:date="2024-03-30T02:15:00Z" w16du:dateUtc="2024-03-30T06:15:00Z">
        <w:r w:rsidR="00F24B20" w:rsidDel="007F60CE">
          <w:rPr>
            <w:rFonts w:ascii="Arial" w:hAnsi="Arial" w:cs="Arial"/>
            <w:sz w:val="24"/>
            <w:szCs w:val="24"/>
          </w:rPr>
          <w:delText>u</w:delText>
        </w:r>
      </w:del>
      <w:r w:rsidR="00F24B20">
        <w:rPr>
          <w:rFonts w:ascii="Arial" w:hAnsi="Arial" w:cs="Arial"/>
          <w:sz w:val="24"/>
          <w:szCs w:val="24"/>
        </w:rPr>
        <w:t>n the demo.</w:t>
      </w:r>
    </w:p>
    <w:p w14:paraId="652A69E6" w14:textId="6B165692" w:rsidR="00611DAB" w:rsidRDefault="00092E8A" w:rsidP="006229F0">
      <w:pPr>
        <w:spacing w:line="276" w:lineRule="auto"/>
        <w:jc w:val="both"/>
        <w:rPr>
          <w:ins w:id="205" w:author="Alejandro Sainz" w:date="2024-03-30T03:11:00Z" w16du:dateUtc="2024-03-30T07:11:00Z"/>
          <w:rFonts w:ascii="Arial" w:hAnsi="Arial" w:cs="Arial"/>
          <w:sz w:val="24"/>
          <w:szCs w:val="24"/>
        </w:rPr>
      </w:pPr>
      <w:ins w:id="206" w:author="Alejandro Sainz" w:date="2024-03-30T02:37:00Z" w16du:dateUtc="2024-03-30T06:37:00Z">
        <w:r>
          <w:rPr>
            <w:rFonts w:ascii="Arial" w:hAnsi="Arial" w:cs="Arial"/>
            <w:sz w:val="24"/>
            <w:szCs w:val="24"/>
          </w:rPr>
          <w:t>-</w:t>
        </w:r>
      </w:ins>
      <w:r w:rsidR="00D435A3">
        <w:rPr>
          <w:rFonts w:ascii="Arial" w:hAnsi="Arial" w:cs="Arial"/>
          <w:sz w:val="24"/>
          <w:szCs w:val="24"/>
        </w:rPr>
        <w:t xml:space="preserve">The demo also allows the user to modify the </w:t>
      </w:r>
      <w:r w:rsidR="00B37914">
        <w:rPr>
          <w:rFonts w:ascii="Arial" w:hAnsi="Arial" w:cs="Arial"/>
          <w:sz w:val="24"/>
          <w:szCs w:val="24"/>
        </w:rPr>
        <w:t>circle</w:t>
      </w:r>
      <w:r w:rsidR="00D435A3">
        <w:rPr>
          <w:rFonts w:ascii="Arial" w:hAnsi="Arial" w:cs="Arial"/>
          <w:sz w:val="24"/>
          <w:szCs w:val="24"/>
        </w:rPr>
        <w:t>’s tag</w:t>
      </w:r>
      <w:r w:rsidR="00231E13">
        <w:rPr>
          <w:rFonts w:ascii="Arial" w:hAnsi="Arial" w:cs="Arial"/>
          <w:sz w:val="24"/>
          <w:szCs w:val="24"/>
        </w:rPr>
        <w:t xml:space="preserve"> through the UI using </w:t>
      </w:r>
      <w:r w:rsidR="00231E13" w:rsidRPr="00231E13">
        <w:rPr>
          <w:rFonts w:ascii="Arial" w:hAnsi="Arial" w:cs="Arial"/>
          <w:b/>
          <w:bCs/>
          <w:sz w:val="24"/>
          <w:szCs w:val="24"/>
        </w:rPr>
        <w:t>New Tag</w:t>
      </w:r>
      <w:r w:rsidR="00231E13">
        <w:rPr>
          <w:rFonts w:ascii="Arial" w:hAnsi="Arial" w:cs="Arial"/>
          <w:sz w:val="24"/>
          <w:szCs w:val="24"/>
        </w:rPr>
        <w:t xml:space="preserve"> and </w:t>
      </w:r>
      <w:r w:rsidR="00231E13" w:rsidRPr="00231E13">
        <w:rPr>
          <w:rFonts w:ascii="Arial" w:hAnsi="Arial" w:cs="Arial"/>
          <w:b/>
          <w:bCs/>
          <w:sz w:val="24"/>
          <w:szCs w:val="24"/>
        </w:rPr>
        <w:t>Original Tag</w:t>
      </w:r>
      <w:r w:rsidR="00231E13">
        <w:rPr>
          <w:rFonts w:ascii="Arial" w:hAnsi="Arial" w:cs="Arial"/>
          <w:sz w:val="24"/>
          <w:szCs w:val="24"/>
        </w:rPr>
        <w:t xml:space="preserve"> buttons</w:t>
      </w:r>
      <w:r w:rsidR="00D435A3">
        <w:rPr>
          <w:rFonts w:ascii="Arial" w:hAnsi="Arial" w:cs="Arial"/>
          <w:sz w:val="24"/>
          <w:szCs w:val="24"/>
        </w:rPr>
        <w:t>.</w:t>
      </w:r>
    </w:p>
    <w:p w14:paraId="774496F5" w14:textId="48BB58CA" w:rsidR="00DB753B" w:rsidRPr="00DB753B" w:rsidRDefault="00DB753B">
      <w:pPr>
        <w:pStyle w:val="Heading3"/>
        <w:rPr>
          <w:rFonts w:ascii="Arial" w:hAnsi="Arial" w:cs="Arial"/>
          <w:rPrChange w:id="207" w:author="Alejandro Sainz" w:date="2024-03-30T03:11:00Z" w16du:dateUtc="2024-03-30T07:11:00Z">
            <w:rPr>
              <w:sz w:val="24"/>
              <w:szCs w:val="24"/>
            </w:rPr>
          </w:rPrChange>
        </w:rPr>
        <w:pPrChange w:id="208" w:author="Alejandro Sainz" w:date="2024-03-30T03:11:00Z" w16du:dateUtc="2024-03-30T07:11:00Z">
          <w:pPr>
            <w:spacing w:line="276" w:lineRule="auto"/>
            <w:jc w:val="both"/>
          </w:pPr>
        </w:pPrChange>
      </w:pPr>
      <w:bookmarkStart w:id="209" w:name="_Toc162661888"/>
      <w:ins w:id="210" w:author="Alejandro Sainz" w:date="2024-03-30T03:11:00Z" w16du:dateUtc="2024-03-30T07:11:00Z">
        <w:r w:rsidRPr="00DB753B">
          <w:rPr>
            <w:rFonts w:ascii="Arial" w:hAnsi="Arial" w:cs="Arial"/>
            <w:rPrChange w:id="211" w:author="Alejandro Sainz" w:date="2024-03-30T03:11:00Z" w16du:dateUtc="2024-03-30T07:11:00Z">
              <w:rPr/>
            </w:rPrChange>
          </w:rPr>
          <w:t>Building the scene</w:t>
        </w:r>
      </w:ins>
      <w:bookmarkEnd w:id="209"/>
    </w:p>
    <w:p w14:paraId="55618687" w14:textId="152F8E75" w:rsidR="00444F83" w:rsidRDefault="00092E8A" w:rsidP="006229F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ins w:id="212" w:author="Alejandro Sainz" w:date="2024-03-30T02:37:00Z" w16du:dateUtc="2024-03-30T06:37:00Z">
        <w:r>
          <w:rPr>
            <w:rFonts w:ascii="Arial" w:hAnsi="Arial" w:cs="Arial"/>
            <w:sz w:val="24"/>
            <w:szCs w:val="24"/>
          </w:rPr>
          <w:t>-</w:t>
        </w:r>
      </w:ins>
      <w:r w:rsidR="00444F83">
        <w:rPr>
          <w:rFonts w:ascii="Arial" w:hAnsi="Arial" w:cs="Arial"/>
          <w:sz w:val="24"/>
          <w:szCs w:val="24"/>
        </w:rPr>
        <w:t xml:space="preserve">To test one last thing, after hitting </w:t>
      </w:r>
      <w:r w:rsidR="00444F83" w:rsidRPr="00444F83">
        <w:rPr>
          <w:rFonts w:ascii="Arial" w:hAnsi="Arial" w:cs="Arial"/>
          <w:b/>
          <w:bCs/>
          <w:sz w:val="24"/>
          <w:szCs w:val="24"/>
        </w:rPr>
        <w:t>Exit</w:t>
      </w:r>
      <w:r w:rsidR="00444F83">
        <w:rPr>
          <w:rFonts w:ascii="Arial" w:hAnsi="Arial" w:cs="Arial"/>
          <w:sz w:val="24"/>
          <w:szCs w:val="24"/>
        </w:rPr>
        <w:t xml:space="preserve"> button to stop the demo go to:</w:t>
      </w:r>
    </w:p>
    <w:p w14:paraId="080C1204" w14:textId="365A88E6" w:rsidR="00444F83" w:rsidRDefault="00444F83" w:rsidP="006229F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File </w:t>
      </w:r>
      <w:r w:rsidRPr="00444F83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 Build Settings </w:t>
      </w:r>
      <w:r w:rsidRPr="00444F83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 Add Open Scenes </w:t>
      </w:r>
      <w:r w:rsidRPr="00444F83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 TLForge/Demo/TLForge_3D_Demo </w:t>
      </w:r>
      <w:r w:rsidRPr="00444F83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 Build.</w:t>
      </w:r>
    </w:p>
    <w:p w14:paraId="53DDF64B" w14:textId="0C4F29AE" w:rsidR="006A2F90" w:rsidRDefault="006A2F90" w:rsidP="006A2F90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3FEA2FE" wp14:editId="0EDC83AE">
            <wp:extent cx="2080260" cy="2190196"/>
            <wp:effectExtent l="0" t="0" r="0" b="635"/>
            <wp:docPr id="7664904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485" cy="220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CA0FC" w14:textId="672EF879" w:rsidR="006A2F90" w:rsidRDefault="006A2F90" w:rsidP="006A2F90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5E6FE1" wp14:editId="343C976F">
            <wp:extent cx="4091940" cy="4059589"/>
            <wp:effectExtent l="0" t="0" r="3810" b="0"/>
            <wp:docPr id="21341528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052" cy="407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21A55" w14:textId="601F64C4" w:rsidR="006A2F90" w:rsidRPr="001274C1" w:rsidRDefault="00092E8A" w:rsidP="006A2F90">
      <w:pPr>
        <w:spacing w:line="276" w:lineRule="auto"/>
        <w:rPr>
          <w:rFonts w:ascii="Arial" w:hAnsi="Arial" w:cs="Arial"/>
          <w:sz w:val="24"/>
          <w:szCs w:val="24"/>
        </w:rPr>
      </w:pPr>
      <w:ins w:id="213" w:author="Alejandro Sainz" w:date="2024-03-30T02:37:00Z" w16du:dateUtc="2024-03-30T06:37:00Z">
        <w:r>
          <w:rPr>
            <w:rFonts w:ascii="Arial" w:hAnsi="Arial" w:cs="Arial"/>
            <w:sz w:val="24"/>
            <w:szCs w:val="24"/>
          </w:rPr>
          <w:t>-</w:t>
        </w:r>
      </w:ins>
      <w:r w:rsidR="006A2F90">
        <w:rPr>
          <w:rFonts w:ascii="Arial" w:hAnsi="Arial" w:cs="Arial"/>
          <w:sz w:val="24"/>
          <w:szCs w:val="24"/>
        </w:rPr>
        <w:t>After you select a desired directory and the demo build gets created</w:t>
      </w:r>
      <w:r w:rsidR="00EC0202">
        <w:rPr>
          <w:rFonts w:ascii="Arial" w:hAnsi="Arial" w:cs="Arial"/>
          <w:sz w:val="24"/>
          <w:szCs w:val="24"/>
        </w:rPr>
        <w:t xml:space="preserve"> you can run the build and check everything working just as it was on the Unity Editor.</w:t>
      </w:r>
    </w:p>
    <w:p w14:paraId="79216606" w14:textId="7D0852D3" w:rsidR="00C77C77" w:rsidRPr="00CF404C" w:rsidRDefault="00C830D1" w:rsidP="006C224E">
      <w:pPr>
        <w:pStyle w:val="Heading2"/>
        <w:spacing w:line="276" w:lineRule="auto"/>
        <w:jc w:val="both"/>
        <w:rPr>
          <w:rFonts w:ascii="Arial" w:hAnsi="Arial" w:cs="Arial"/>
          <w:sz w:val="24"/>
          <w:szCs w:val="24"/>
        </w:rPr>
      </w:pPr>
      <w:bookmarkStart w:id="214" w:name="_Toc162661889"/>
      <w:r w:rsidRPr="00CF404C">
        <w:rPr>
          <w:rFonts w:ascii="Arial" w:hAnsi="Arial" w:cs="Arial"/>
          <w:sz w:val="24"/>
          <w:szCs w:val="24"/>
        </w:rPr>
        <w:t xml:space="preserve">3D </w:t>
      </w:r>
      <w:r w:rsidR="00C77C77" w:rsidRPr="00CF404C">
        <w:rPr>
          <w:rFonts w:ascii="Arial" w:hAnsi="Arial" w:cs="Arial"/>
          <w:sz w:val="24"/>
          <w:szCs w:val="24"/>
        </w:rPr>
        <w:t>Demo</w:t>
      </w:r>
      <w:bookmarkEnd w:id="214"/>
    </w:p>
    <w:p w14:paraId="282B772A" w14:textId="3CE3EDCC" w:rsidR="001D6BCD" w:rsidRDefault="001D6BCD" w:rsidP="001D6BCD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1274C1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>second</w:t>
      </w:r>
      <w:r w:rsidRPr="001274C1">
        <w:rPr>
          <w:rFonts w:ascii="Arial" w:hAnsi="Arial" w:cs="Arial"/>
          <w:sz w:val="24"/>
          <w:szCs w:val="24"/>
        </w:rPr>
        <w:t xml:space="preserve"> scene called </w:t>
      </w:r>
      <w:r w:rsidRPr="00FE237B">
        <w:rPr>
          <w:rFonts w:ascii="Arial" w:hAnsi="Arial" w:cs="Arial"/>
          <w:b/>
          <w:bCs/>
          <w:sz w:val="24"/>
          <w:szCs w:val="24"/>
        </w:rPr>
        <w:t>“TLForge_</w:t>
      </w:r>
      <w:r>
        <w:rPr>
          <w:rFonts w:ascii="Arial" w:hAnsi="Arial" w:cs="Arial"/>
          <w:b/>
          <w:bCs/>
          <w:sz w:val="24"/>
          <w:szCs w:val="24"/>
        </w:rPr>
        <w:t>3</w:t>
      </w:r>
      <w:r w:rsidRPr="00FE237B">
        <w:rPr>
          <w:rFonts w:ascii="Arial" w:hAnsi="Arial" w:cs="Arial"/>
          <w:b/>
          <w:bCs/>
          <w:sz w:val="24"/>
          <w:szCs w:val="24"/>
        </w:rPr>
        <w:t>D_Demo”</w:t>
      </w:r>
      <w:r w:rsidRPr="001274C1">
        <w:rPr>
          <w:rFonts w:ascii="Arial" w:hAnsi="Arial" w:cs="Arial"/>
          <w:sz w:val="24"/>
          <w:szCs w:val="24"/>
        </w:rPr>
        <w:t xml:space="preserve"> presents a </w:t>
      </w:r>
      <w:r>
        <w:rPr>
          <w:rFonts w:ascii="Arial" w:hAnsi="Arial" w:cs="Arial"/>
          <w:sz w:val="24"/>
          <w:szCs w:val="24"/>
        </w:rPr>
        <w:t xml:space="preserve">3D based </w:t>
      </w:r>
      <w:r w:rsidRPr="001274C1">
        <w:rPr>
          <w:rFonts w:ascii="Arial" w:hAnsi="Arial" w:cs="Arial"/>
          <w:sz w:val="24"/>
          <w:szCs w:val="24"/>
        </w:rPr>
        <w:t>collision test</w:t>
      </w:r>
      <w:r>
        <w:rPr>
          <w:rFonts w:ascii="Arial" w:hAnsi="Arial" w:cs="Arial"/>
          <w:sz w:val="24"/>
          <w:szCs w:val="24"/>
        </w:rPr>
        <w:t xml:space="preserve"> on a canvas with UI buttons that access some of the TLForge features.</w:t>
      </w:r>
    </w:p>
    <w:p w14:paraId="35D77B74" w14:textId="1461AA72" w:rsidR="001D6BCD" w:rsidRPr="001274C1" w:rsidRDefault="00765273" w:rsidP="00765273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</w:t>
      </w:r>
      <w:del w:id="215" w:author="Alejandro Sainz" w:date="2024-03-30T02:19:00Z" w16du:dateUtc="2024-03-30T06:19:00Z">
        <w:r w:rsidDel="007F60CE">
          <w:rPr>
            <w:rFonts w:ascii="Arial" w:hAnsi="Arial" w:cs="Arial"/>
            <w:sz w:val="24"/>
            <w:szCs w:val="24"/>
          </w:rPr>
          <w:delText xml:space="preserve">resemblance </w:delText>
        </w:r>
      </w:del>
      <w:ins w:id="216" w:author="Alejandro Sainz" w:date="2024-03-30T02:19:00Z" w16du:dateUtc="2024-03-30T06:19:00Z">
        <w:r w:rsidR="007F60CE">
          <w:rPr>
            <w:rFonts w:ascii="Arial" w:hAnsi="Arial" w:cs="Arial"/>
            <w:sz w:val="24"/>
            <w:szCs w:val="24"/>
          </w:rPr>
          <w:t xml:space="preserve">similarities </w:t>
        </w:r>
      </w:ins>
      <w:del w:id="217" w:author="Alejandro Sainz" w:date="2024-03-30T02:19:00Z" w16du:dateUtc="2024-03-30T06:19:00Z">
        <w:r w:rsidDel="007F60CE">
          <w:rPr>
            <w:rFonts w:ascii="Arial" w:hAnsi="Arial" w:cs="Arial"/>
            <w:sz w:val="24"/>
            <w:szCs w:val="24"/>
          </w:rPr>
          <w:delText xml:space="preserve">with </w:delText>
        </w:r>
      </w:del>
      <w:ins w:id="218" w:author="Alejandro Sainz" w:date="2024-03-30T02:19:00Z" w16du:dateUtc="2024-03-30T06:19:00Z">
        <w:r w:rsidR="007F60CE">
          <w:rPr>
            <w:rFonts w:ascii="Arial" w:hAnsi="Arial" w:cs="Arial"/>
            <w:sz w:val="24"/>
            <w:szCs w:val="24"/>
          </w:rPr>
          <w:t xml:space="preserve">to </w:t>
        </w:r>
      </w:ins>
      <w:r>
        <w:rPr>
          <w:rFonts w:ascii="Arial" w:hAnsi="Arial" w:cs="Arial"/>
          <w:sz w:val="24"/>
          <w:szCs w:val="24"/>
        </w:rPr>
        <w:t xml:space="preserve">the previous scene </w:t>
      </w:r>
      <w:del w:id="219" w:author="Alejandro Sainz" w:date="2024-03-30T02:19:00Z" w16du:dateUtc="2024-03-30T06:19:00Z">
        <w:r w:rsidDel="007F60CE">
          <w:rPr>
            <w:rFonts w:ascii="Arial" w:hAnsi="Arial" w:cs="Arial"/>
            <w:sz w:val="24"/>
            <w:szCs w:val="24"/>
          </w:rPr>
          <w:delText xml:space="preserve">is </w:delText>
        </w:r>
      </w:del>
      <w:ins w:id="220" w:author="Alejandro Sainz" w:date="2024-03-30T02:19:00Z" w16du:dateUtc="2024-03-30T06:19:00Z">
        <w:r w:rsidR="007F60CE">
          <w:rPr>
            <w:rFonts w:ascii="Arial" w:hAnsi="Arial" w:cs="Arial"/>
            <w:sz w:val="24"/>
            <w:szCs w:val="24"/>
          </w:rPr>
          <w:t xml:space="preserve">are </w:t>
        </w:r>
      </w:ins>
      <w:del w:id="221" w:author="Alejandro Sainz" w:date="2024-03-30T02:20:00Z" w16du:dateUtc="2024-03-30T06:20:00Z">
        <w:r w:rsidDel="007F60CE">
          <w:rPr>
            <w:rFonts w:ascii="Arial" w:hAnsi="Arial" w:cs="Arial"/>
            <w:sz w:val="24"/>
            <w:szCs w:val="24"/>
          </w:rPr>
          <w:delText>notorious</w:delText>
        </w:r>
      </w:del>
      <w:ins w:id="222" w:author="Alejandro Sainz" w:date="2024-03-30T02:20:00Z" w16du:dateUtc="2024-03-30T06:20:00Z">
        <w:r w:rsidR="007F60CE">
          <w:rPr>
            <w:rFonts w:ascii="Arial" w:hAnsi="Arial" w:cs="Arial"/>
            <w:sz w:val="24"/>
            <w:szCs w:val="24"/>
          </w:rPr>
          <w:t>significant</w:t>
        </w:r>
      </w:ins>
      <w:r>
        <w:rPr>
          <w:rFonts w:ascii="Arial" w:hAnsi="Arial" w:cs="Arial"/>
          <w:sz w:val="24"/>
          <w:szCs w:val="24"/>
        </w:rPr>
        <w:t>, therefore if you followed the previous steps, you only need to know th</w:t>
      </w:r>
      <w:ins w:id="223" w:author="Alejandro Sainz" w:date="2024-03-30T03:12:00Z" w16du:dateUtc="2024-03-30T07:12:00Z">
        <w:r w:rsidR="007636D1">
          <w:rPr>
            <w:rFonts w:ascii="Arial" w:hAnsi="Arial" w:cs="Arial"/>
            <w:sz w:val="24"/>
            <w:szCs w:val="24"/>
          </w:rPr>
          <w:t>at</w:t>
        </w:r>
      </w:ins>
      <w:del w:id="224" w:author="Alejandro Sainz" w:date="2024-03-30T03:12:00Z" w16du:dateUtc="2024-03-30T07:12:00Z">
        <w:r w:rsidDel="007636D1">
          <w:rPr>
            <w:rFonts w:ascii="Arial" w:hAnsi="Arial" w:cs="Arial"/>
            <w:sz w:val="24"/>
            <w:szCs w:val="24"/>
          </w:rPr>
          <w:delText>e</w:delText>
        </w:r>
      </w:del>
      <w:r>
        <w:rPr>
          <w:rFonts w:ascii="Arial" w:hAnsi="Arial" w:cs="Arial"/>
          <w:sz w:val="24"/>
          <w:szCs w:val="24"/>
        </w:rPr>
        <w:t xml:space="preserve"> Unity </w:t>
      </w:r>
      <w:ins w:id="225" w:author="Alejandro Sainz" w:date="2024-03-30T03:15:00Z" w16du:dateUtc="2024-03-30T07:15:00Z">
        <w:r w:rsidR="007636D1" w:rsidRPr="007636D1">
          <w:rPr>
            <w:rFonts w:ascii="Arial" w:hAnsi="Arial" w:cs="Arial"/>
            <w:sz w:val="24"/>
            <w:szCs w:val="24"/>
            <w:rPrChange w:id="226" w:author="Alejandro Sainz" w:date="2024-03-30T03:15:00Z" w16du:dateUtc="2024-03-30T07:15:00Z">
              <w:rPr>
                <w:rFonts w:ascii="Segoe UI" w:hAnsi="Segoe UI" w:cs="Segoe UI"/>
                <w:color w:val="ECECEC"/>
                <w:shd w:val="clear" w:color="auto" w:fill="212121"/>
              </w:rPr>
            </w:rPrChange>
          </w:rPr>
          <w:t>manages collisions across both layers and dimensions</w:t>
        </w:r>
      </w:ins>
      <w:del w:id="227" w:author="Alejandro Sainz" w:date="2024-03-30T03:15:00Z" w16du:dateUtc="2024-03-30T07:15:00Z">
        <w:r w:rsidRPr="007636D1" w:rsidDel="007636D1">
          <w:rPr>
            <w:rFonts w:ascii="Arial" w:hAnsi="Arial" w:cs="Arial"/>
            <w:sz w:val="24"/>
            <w:szCs w:val="24"/>
          </w:rPr>
          <w:delText>handles collisions not only in layers, but also by dimensions</w:delText>
        </w:r>
      </w:del>
      <w:r>
        <w:rPr>
          <w:rFonts w:ascii="Arial" w:hAnsi="Arial" w:cs="Arial"/>
          <w:sz w:val="24"/>
          <w:szCs w:val="24"/>
        </w:rPr>
        <w:t xml:space="preserve">. That is why on this scene the main difference with the previous one is that you need to work with </w:t>
      </w:r>
      <w:r w:rsidRPr="005508A5">
        <w:rPr>
          <w:rFonts w:ascii="Arial" w:hAnsi="Arial" w:cs="Arial"/>
          <w:b/>
          <w:bCs/>
          <w:sz w:val="24"/>
          <w:szCs w:val="24"/>
        </w:rPr>
        <w:t>TLF</w:t>
      </w:r>
      <w:r>
        <w:rPr>
          <w:rFonts w:ascii="Arial" w:hAnsi="Arial" w:cs="Arial"/>
          <w:b/>
          <w:bCs/>
          <w:sz w:val="24"/>
          <w:szCs w:val="24"/>
        </w:rPr>
        <w:t>LayerCollisionMatrix3D</w:t>
      </w:r>
      <w:r w:rsidRPr="0076527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component instead of the 2D one.</w:t>
      </w:r>
    </w:p>
    <w:p w14:paraId="17616720" w14:textId="4076D9BF" w:rsidR="00C77C77" w:rsidRPr="00E432AA" w:rsidRDefault="00C77C77" w:rsidP="006C224E">
      <w:pPr>
        <w:pStyle w:val="Heading1"/>
        <w:spacing w:line="276" w:lineRule="auto"/>
        <w:jc w:val="both"/>
        <w:rPr>
          <w:rFonts w:ascii="Arial" w:hAnsi="Arial" w:cs="Arial"/>
          <w:sz w:val="24"/>
          <w:szCs w:val="24"/>
        </w:rPr>
      </w:pPr>
      <w:bookmarkStart w:id="228" w:name="_Toc162661890"/>
      <w:r w:rsidRPr="00E432AA">
        <w:rPr>
          <w:rFonts w:ascii="Arial" w:hAnsi="Arial" w:cs="Arial"/>
          <w:sz w:val="24"/>
          <w:szCs w:val="24"/>
        </w:rPr>
        <w:t>Scripting support</w:t>
      </w:r>
      <w:bookmarkEnd w:id="228"/>
    </w:p>
    <w:p w14:paraId="629684C5" w14:textId="1C630A73" w:rsidR="00C77C77" w:rsidRDefault="00D516F1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ins w:id="229" w:author="Alejandro Sainz" w:date="2024-03-30T03:21:00Z" w16du:dateUtc="2024-03-30T07:21:00Z">
        <w:r w:rsidRPr="00D516F1">
          <w:rPr>
            <w:rFonts w:ascii="Arial" w:hAnsi="Arial" w:cs="Arial"/>
            <w:sz w:val="24"/>
            <w:szCs w:val="24"/>
          </w:rPr>
          <w:t xml:space="preserve">Although the tool has methods for removing or adding tags and layers, these </w:t>
        </w:r>
        <w:r>
          <w:rPr>
            <w:rFonts w:ascii="Arial" w:hAnsi="Arial" w:cs="Arial"/>
            <w:sz w:val="24"/>
            <w:szCs w:val="24"/>
          </w:rPr>
          <w:t>features</w:t>
        </w:r>
        <w:r w:rsidRPr="00D516F1">
          <w:rPr>
            <w:rFonts w:ascii="Arial" w:hAnsi="Arial" w:cs="Arial"/>
            <w:sz w:val="24"/>
            <w:szCs w:val="24"/>
          </w:rPr>
          <w:t xml:space="preserve"> are not allowed in project builds. Therefore, only the methods that users are likely to use through code, and that will run both in the Editor and in a </w:t>
        </w:r>
        <w:r>
          <w:rPr>
            <w:rFonts w:ascii="Arial" w:hAnsi="Arial" w:cs="Arial"/>
            <w:sz w:val="24"/>
            <w:szCs w:val="24"/>
          </w:rPr>
          <w:t>B</w:t>
        </w:r>
        <w:r w:rsidRPr="00D516F1">
          <w:rPr>
            <w:rFonts w:ascii="Arial" w:hAnsi="Arial" w:cs="Arial"/>
            <w:sz w:val="24"/>
            <w:szCs w:val="24"/>
          </w:rPr>
          <w:t>uild, will be covered.</w:t>
        </w:r>
      </w:ins>
      <w:del w:id="230" w:author="Alejandro Sainz" w:date="2024-03-30T03:17:00Z" w16du:dateUtc="2024-03-30T07:17:00Z">
        <w:r w:rsidR="004775E8" w:rsidRPr="004775E8" w:rsidDel="00CA48E1">
          <w:rPr>
            <w:rFonts w:ascii="Arial" w:hAnsi="Arial" w:cs="Arial"/>
            <w:sz w:val="24"/>
            <w:szCs w:val="24"/>
          </w:rPr>
          <w:delText xml:space="preserve">Because it is not possible to </w:delText>
        </w:r>
      </w:del>
      <w:del w:id="231" w:author="Alejandro Sainz" w:date="2024-03-30T03:21:00Z" w16du:dateUtc="2024-03-30T07:21:00Z">
        <w:r w:rsidR="004775E8" w:rsidRPr="004775E8" w:rsidDel="00D516F1">
          <w:rPr>
            <w:rFonts w:ascii="Arial" w:hAnsi="Arial" w:cs="Arial"/>
            <w:sz w:val="24"/>
            <w:szCs w:val="24"/>
          </w:rPr>
          <w:delText>remov</w:delText>
        </w:r>
      </w:del>
      <w:del w:id="232" w:author="Alejandro Sainz" w:date="2024-03-30T03:17:00Z" w16du:dateUtc="2024-03-30T07:17:00Z">
        <w:r w:rsidR="004775E8" w:rsidRPr="004775E8" w:rsidDel="00CA48E1">
          <w:rPr>
            <w:rFonts w:ascii="Arial" w:hAnsi="Arial" w:cs="Arial"/>
            <w:sz w:val="24"/>
            <w:szCs w:val="24"/>
          </w:rPr>
          <w:delText>e</w:delText>
        </w:r>
      </w:del>
      <w:del w:id="233" w:author="Alejandro Sainz" w:date="2024-03-30T03:21:00Z" w16du:dateUtc="2024-03-30T07:21:00Z">
        <w:r w:rsidR="004775E8" w:rsidRPr="004775E8" w:rsidDel="00D516F1">
          <w:rPr>
            <w:rFonts w:ascii="Arial" w:hAnsi="Arial" w:cs="Arial"/>
            <w:sz w:val="24"/>
            <w:szCs w:val="24"/>
          </w:rPr>
          <w:delText xml:space="preserve"> or add tags and layers in project builds, only the </w:delText>
        </w:r>
      </w:del>
      <w:del w:id="234" w:author="Alejandro Sainz" w:date="2024-03-30T03:18:00Z" w16du:dateUtc="2024-03-30T07:18:00Z">
        <w:r w:rsidR="004775E8" w:rsidRPr="004775E8" w:rsidDel="00CA48E1">
          <w:rPr>
            <w:rFonts w:ascii="Arial" w:hAnsi="Arial" w:cs="Arial"/>
            <w:sz w:val="24"/>
            <w:szCs w:val="24"/>
          </w:rPr>
          <w:delText xml:space="preserve">functions </w:delText>
        </w:r>
      </w:del>
      <w:del w:id="235" w:author="Alejandro Sainz" w:date="2024-03-30T03:21:00Z" w16du:dateUtc="2024-03-30T07:21:00Z">
        <w:r w:rsidR="004775E8" w:rsidRPr="004775E8" w:rsidDel="00D516F1">
          <w:rPr>
            <w:rFonts w:ascii="Arial" w:hAnsi="Arial" w:cs="Arial"/>
            <w:sz w:val="24"/>
            <w:szCs w:val="24"/>
          </w:rPr>
          <w:delText xml:space="preserve">that the user will most likely </w:delText>
        </w:r>
      </w:del>
      <w:del w:id="236" w:author="Alejandro Sainz" w:date="2024-03-30T03:18:00Z" w16du:dateUtc="2024-03-30T07:18:00Z">
        <w:r w:rsidR="004775E8" w:rsidRPr="004775E8" w:rsidDel="00CA48E1">
          <w:rPr>
            <w:rFonts w:ascii="Arial" w:hAnsi="Arial" w:cs="Arial"/>
            <w:sz w:val="24"/>
            <w:szCs w:val="24"/>
          </w:rPr>
          <w:delText xml:space="preserve">access </w:delText>
        </w:r>
      </w:del>
      <w:del w:id="237" w:author="Alejandro Sainz" w:date="2024-03-30T03:21:00Z" w16du:dateUtc="2024-03-30T07:21:00Z">
        <w:r w:rsidR="004775E8" w:rsidRPr="004775E8" w:rsidDel="00D516F1">
          <w:rPr>
            <w:rFonts w:ascii="Arial" w:hAnsi="Arial" w:cs="Arial"/>
            <w:sz w:val="24"/>
            <w:szCs w:val="24"/>
          </w:rPr>
          <w:delText>through code (</w:delText>
        </w:r>
      </w:del>
      <w:del w:id="238" w:author="Alejandro Sainz" w:date="2024-03-30T03:18:00Z" w16du:dateUtc="2024-03-30T07:18:00Z">
        <w:r w:rsidR="009A6996" w:rsidDel="00CA48E1">
          <w:rPr>
            <w:rFonts w:ascii="Arial" w:hAnsi="Arial" w:cs="Arial"/>
            <w:sz w:val="24"/>
            <w:szCs w:val="24"/>
          </w:rPr>
          <w:delText xml:space="preserve">to execute something </w:delText>
        </w:r>
      </w:del>
      <w:del w:id="239" w:author="Alejandro Sainz" w:date="2024-03-30T03:21:00Z" w16du:dateUtc="2024-03-30T07:21:00Z">
        <w:r w:rsidR="004775E8" w:rsidRPr="004775E8" w:rsidDel="00D516F1">
          <w:rPr>
            <w:rFonts w:ascii="Arial" w:hAnsi="Arial" w:cs="Arial"/>
            <w:sz w:val="24"/>
            <w:szCs w:val="24"/>
          </w:rPr>
          <w:delText>both in the Editor and in a Build) will be covered.</w:delText>
        </w:r>
      </w:del>
    </w:p>
    <w:p w14:paraId="1EEF6253" w14:textId="3CDC6421" w:rsidR="00EC51D3" w:rsidRPr="00CA62FD" w:rsidRDefault="007C470A">
      <w:pPr>
        <w:pStyle w:val="Heading3"/>
        <w:rPr>
          <w:rFonts w:ascii="Arial" w:hAnsi="Arial" w:cs="Arial"/>
          <w:rPrChange w:id="240" w:author="Alejandro Sainz" w:date="2024-03-30T03:25:00Z" w16du:dateUtc="2024-03-30T07:25:00Z">
            <w:rPr/>
          </w:rPrChange>
        </w:rPr>
        <w:pPrChange w:id="241" w:author="Alejandro Sainz" w:date="2024-03-30T03:25:00Z" w16du:dateUtc="2024-03-30T07:25:00Z">
          <w:pPr>
            <w:spacing w:line="276" w:lineRule="auto"/>
            <w:jc w:val="both"/>
          </w:pPr>
        </w:pPrChange>
      </w:pPr>
      <w:del w:id="242" w:author="Alejandro Sainz" w:date="2024-03-30T03:23:00Z" w16du:dateUtc="2024-03-30T07:23:00Z">
        <w:r w:rsidRPr="00CA62FD" w:rsidDel="00CA62FD">
          <w:rPr>
            <w:rFonts w:ascii="Arial" w:hAnsi="Arial" w:cs="Arial"/>
            <w:rPrChange w:id="243" w:author="Alejandro Sainz" w:date="2024-03-30T03:25:00Z" w16du:dateUtc="2024-03-30T07:25:00Z">
              <w:rPr/>
            </w:rPrChange>
          </w:rPr>
          <w:delText>If you want t</w:delText>
        </w:r>
      </w:del>
      <w:bookmarkStart w:id="244" w:name="_Toc162661891"/>
      <w:ins w:id="245" w:author="Alejandro Sainz" w:date="2024-03-30T03:46:00Z" w16du:dateUtc="2024-03-30T07:46:00Z">
        <w:r w:rsidR="00356FEF">
          <w:rPr>
            <w:rFonts w:ascii="Arial" w:hAnsi="Arial" w:cs="Arial"/>
          </w:rPr>
          <w:t>Needed fields</w:t>
        </w:r>
      </w:ins>
      <w:del w:id="246" w:author="Alejandro Sainz" w:date="2024-03-30T03:46:00Z" w16du:dateUtc="2024-03-30T07:46:00Z">
        <w:r w:rsidRPr="00CA62FD" w:rsidDel="00356FEF">
          <w:rPr>
            <w:rFonts w:ascii="Arial" w:hAnsi="Arial" w:cs="Arial"/>
            <w:rPrChange w:id="247" w:author="Alejandro Sainz" w:date="2024-03-30T03:25:00Z" w16du:dateUtc="2024-03-30T07:25:00Z">
              <w:rPr/>
            </w:rPrChange>
          </w:rPr>
          <w:delText xml:space="preserve">o modify the current </w:delText>
        </w:r>
      </w:del>
      <w:del w:id="248" w:author="Alejandro Sainz" w:date="2024-03-30T03:25:00Z" w16du:dateUtc="2024-03-30T07:25:00Z">
        <w:r w:rsidRPr="00CA62FD" w:rsidDel="00CA62FD">
          <w:rPr>
            <w:rFonts w:ascii="Arial" w:hAnsi="Arial" w:cs="Arial"/>
          </w:rPr>
          <w:delText>Layer</w:delText>
        </w:r>
        <w:r w:rsidRPr="00CA62FD" w:rsidDel="00CA62FD">
          <w:rPr>
            <w:rFonts w:ascii="Arial" w:hAnsi="Arial" w:cs="Arial"/>
            <w:rPrChange w:id="249" w:author="Alejandro Sainz" w:date="2024-03-30T03:25:00Z" w16du:dateUtc="2024-03-30T07:25:00Z">
              <w:rPr/>
            </w:rPrChange>
          </w:rPr>
          <w:delText xml:space="preserve"> or </w:delText>
        </w:r>
      </w:del>
      <w:del w:id="250" w:author="Alejandro Sainz" w:date="2024-03-30T03:46:00Z" w16du:dateUtc="2024-03-30T07:46:00Z">
        <w:r w:rsidRPr="00CA62FD" w:rsidDel="00356FEF">
          <w:rPr>
            <w:rFonts w:ascii="Arial" w:hAnsi="Arial" w:cs="Arial"/>
          </w:rPr>
          <w:delText>Tag</w:delText>
        </w:r>
        <w:r w:rsidRPr="00CA62FD" w:rsidDel="00356FEF">
          <w:rPr>
            <w:rFonts w:ascii="Arial" w:hAnsi="Arial" w:cs="Arial"/>
            <w:rPrChange w:id="251" w:author="Alejandro Sainz" w:date="2024-03-30T03:25:00Z" w16du:dateUtc="2024-03-30T07:25:00Z">
              <w:rPr/>
            </w:rPrChange>
          </w:rPr>
          <w:delText xml:space="preserve"> of a </w:delText>
        </w:r>
        <w:r w:rsidRPr="00CA62FD" w:rsidDel="00356FEF">
          <w:rPr>
            <w:rFonts w:ascii="Arial" w:hAnsi="Arial" w:cs="Arial"/>
          </w:rPr>
          <w:delText>GameObject</w:delText>
        </w:r>
      </w:del>
      <w:bookmarkEnd w:id="244"/>
      <w:del w:id="252" w:author="Alejandro Sainz" w:date="2024-03-30T03:23:00Z" w16du:dateUtc="2024-03-30T07:23:00Z">
        <w:r w:rsidR="00A83EA3" w:rsidRPr="00CA62FD" w:rsidDel="00CA62FD">
          <w:rPr>
            <w:rFonts w:ascii="Arial" w:hAnsi="Arial" w:cs="Arial"/>
            <w:rPrChange w:id="253" w:author="Alejandro Sainz" w:date="2024-03-30T03:25:00Z" w16du:dateUtc="2024-03-30T07:25:00Z">
              <w:rPr/>
            </w:rPrChange>
          </w:rPr>
          <w:delText>:</w:delText>
        </w:r>
      </w:del>
    </w:p>
    <w:p w14:paraId="41EB52F8" w14:textId="66FEFB8A" w:rsidR="00D077F1" w:rsidRPr="00D077F1" w:rsidRDefault="00D077F1" w:rsidP="006C224E">
      <w:pPr>
        <w:spacing w:line="276" w:lineRule="auto"/>
        <w:jc w:val="both"/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</w:pPr>
      <w:r w:rsidRPr="00D077F1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// Required fields</w:t>
      </w:r>
      <w:ins w:id="254" w:author="Alejandro Sainz" w:date="2024-03-30T04:28:00Z" w16du:dateUtc="2024-03-30T08:28:00Z">
        <w:r w:rsidR="00AD5987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t xml:space="preserve"> to edit Tags and Layers</w:t>
        </w:r>
      </w:ins>
    </w:p>
    <w:p w14:paraId="68923BA7" w14:textId="5EA97E38" w:rsidR="006E0BFF" w:rsidRDefault="006E0BFF" w:rsidP="006C224E">
      <w:pPr>
        <w:spacing w:line="276" w:lineRule="auto"/>
        <w:jc w:val="both"/>
        <w:rPr>
          <w:ins w:id="255" w:author="Alejandro Sainz" w:date="2024-03-30T03:36:00Z" w16du:dateUtc="2024-03-30T07:36:00Z"/>
          <w:rFonts w:ascii="Cascadia Mono" w:hAnsi="Cascadia Mono" w:cs="Cascadia Mono"/>
          <w:color w:val="000000"/>
          <w:kern w:val="0"/>
          <w:sz w:val="19"/>
          <w:szCs w:val="19"/>
        </w:rPr>
      </w:pPr>
      <w:ins w:id="256" w:author="Alejandro Sainz" w:date="2024-03-30T03:36:00Z" w16du:dateUtc="2024-03-30T07:36:00Z">
        <w:r>
          <w:rPr>
            <w:rFonts w:ascii="Cascadia Mono" w:hAnsi="Cascadia Mono" w:cs="Cascadia Mono"/>
            <w:color w:val="000000"/>
            <w:kern w:val="0"/>
            <w:sz w:val="19"/>
            <w:szCs w:val="19"/>
          </w:rPr>
          <w:t>[SerializeField]</w:t>
        </w:r>
      </w:ins>
    </w:p>
    <w:p w14:paraId="77F86A6A" w14:textId="26D8DC90" w:rsidR="009A6996" w:rsidRDefault="004775E8" w:rsidP="006C224E">
      <w:pPr>
        <w:spacing w:line="276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private TLFCustomProperties </w:t>
      </w:r>
      <w:r w:rsidR="00A048AD">
        <w:rPr>
          <w:rFonts w:ascii="Cascadia Mono" w:hAnsi="Cascadia Mono" w:cs="Cascadia Mono"/>
          <w:color w:val="000000"/>
          <w:kern w:val="0"/>
          <w:sz w:val="19"/>
          <w:szCs w:val="19"/>
        </w:rPr>
        <w:t>cProperties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C5FD5EA" w14:textId="3FBD319F" w:rsidR="006E0BFF" w:rsidRDefault="006E0BFF" w:rsidP="006C224E">
      <w:pPr>
        <w:spacing w:line="276" w:lineRule="auto"/>
        <w:jc w:val="both"/>
        <w:rPr>
          <w:ins w:id="257" w:author="Alejandro Sainz" w:date="2024-03-30T03:37:00Z" w16du:dateUtc="2024-03-30T07:37:00Z"/>
          <w:rFonts w:ascii="Cascadia Mono" w:hAnsi="Cascadia Mono" w:cs="Cascadia Mono"/>
          <w:color w:val="000000"/>
          <w:kern w:val="0"/>
          <w:sz w:val="19"/>
          <w:szCs w:val="19"/>
        </w:rPr>
      </w:pPr>
      <w:ins w:id="258" w:author="Alejandro Sainz" w:date="2024-03-30T03:37:00Z" w16du:dateUtc="2024-03-30T07:37:00Z">
        <w:r>
          <w:rPr>
            <w:rFonts w:ascii="Cascadia Mono" w:hAnsi="Cascadia Mono" w:cs="Cascadia Mono"/>
            <w:color w:val="000000"/>
            <w:kern w:val="0"/>
            <w:sz w:val="19"/>
            <w:szCs w:val="19"/>
          </w:rPr>
          <w:lastRenderedPageBreak/>
          <w:t>[SerializeField]</w:t>
        </w:r>
      </w:ins>
    </w:p>
    <w:p w14:paraId="7E2CDE7F" w14:textId="6F5B4B2C" w:rsidR="00AB2AF2" w:rsidDel="00AD5987" w:rsidRDefault="00AB2AF2" w:rsidP="008A3CAC">
      <w:pPr>
        <w:spacing w:line="276" w:lineRule="auto"/>
        <w:jc w:val="both"/>
        <w:rPr>
          <w:del w:id="259" w:author="Alejandro Sainz" w:date="2024-03-30T03:45:00Z" w16du:dateUtc="2024-03-30T07:45:00Z"/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private GameObject newTarget;</w:t>
      </w:r>
    </w:p>
    <w:p w14:paraId="3FC09BDD" w14:textId="77777777" w:rsidR="00AD5987" w:rsidRDefault="00AD5987" w:rsidP="00AB2AF2">
      <w:pPr>
        <w:spacing w:line="276" w:lineRule="auto"/>
        <w:jc w:val="both"/>
        <w:rPr>
          <w:ins w:id="260" w:author="Alejandro Sainz" w:date="2024-03-30T04:28:00Z" w16du:dateUtc="2024-03-30T08:28:00Z"/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115F0FC" w14:textId="1C501F0B" w:rsidR="008A3CAC" w:rsidRPr="003A1BD7" w:rsidRDefault="008A3CAC" w:rsidP="008A3CAC">
      <w:pPr>
        <w:spacing w:line="276" w:lineRule="auto"/>
        <w:jc w:val="both"/>
        <w:rPr>
          <w:moveTo w:id="261" w:author="Alejandro Sainz" w:date="2024-03-30T04:21:00Z" w16du:dateUtc="2024-03-30T08:21:00Z"/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</w:pPr>
      <w:moveToRangeStart w:id="262" w:author="Alejandro Sainz" w:date="2024-03-30T04:21:00Z" w:name="move162664885"/>
      <w:moveTo w:id="263" w:author="Alejandro Sainz" w:date="2024-03-30T04:21:00Z" w16du:dateUtc="2024-03-30T08:21:00Z">
        <w:r w:rsidRPr="00D077F1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t>// Required fields</w:t>
        </w:r>
      </w:moveTo>
      <w:ins w:id="264" w:author="Alejandro Sainz" w:date="2024-03-30T04:28:00Z" w16du:dateUtc="2024-03-30T08:28:00Z">
        <w:r w:rsidR="00AD5987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t xml:space="preserve"> to edit Layer Collision Matr</w:t>
        </w:r>
      </w:ins>
      <w:ins w:id="265" w:author="Alejandro Sainz" w:date="2024-03-30T04:29:00Z" w16du:dateUtc="2024-03-30T08:29:00Z">
        <w:r w:rsidR="00AD5987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t>ices</w:t>
        </w:r>
      </w:ins>
    </w:p>
    <w:p w14:paraId="47F20422" w14:textId="7A6ED2DF" w:rsidR="008A3CAC" w:rsidRDefault="008A3CAC" w:rsidP="008A3CAC">
      <w:pPr>
        <w:spacing w:line="276" w:lineRule="auto"/>
        <w:jc w:val="both"/>
        <w:rPr>
          <w:ins w:id="266" w:author="Alejandro Sainz" w:date="2024-03-30T04:21:00Z" w16du:dateUtc="2024-03-30T08:21:00Z"/>
          <w:rFonts w:ascii="Cascadia Mono" w:hAnsi="Cascadia Mono" w:cs="Cascadia Mono"/>
          <w:color w:val="000000"/>
          <w:kern w:val="0"/>
          <w:sz w:val="19"/>
          <w:szCs w:val="19"/>
        </w:rPr>
      </w:pPr>
      <w:ins w:id="267" w:author="Alejandro Sainz" w:date="2024-03-30T04:21:00Z" w16du:dateUtc="2024-03-30T08:21:00Z">
        <w:r>
          <w:rPr>
            <w:rFonts w:ascii="Cascadia Mono" w:hAnsi="Cascadia Mono" w:cs="Cascadia Mono"/>
            <w:color w:val="000000"/>
            <w:kern w:val="0"/>
            <w:sz w:val="19"/>
            <w:szCs w:val="19"/>
          </w:rPr>
          <w:t>[SerializeField]</w:t>
        </w:r>
      </w:ins>
    </w:p>
    <w:p w14:paraId="11CAA7B3" w14:textId="08127A7F" w:rsidR="008A3CAC" w:rsidRDefault="008A3CAC" w:rsidP="008A3CAC">
      <w:pPr>
        <w:spacing w:line="276" w:lineRule="auto"/>
        <w:jc w:val="both"/>
        <w:rPr>
          <w:moveTo w:id="268" w:author="Alejandro Sainz" w:date="2024-03-30T04:21:00Z" w16du:dateUtc="2024-03-30T08:21:00Z"/>
          <w:rFonts w:ascii="Cascadia Mono" w:hAnsi="Cascadia Mono" w:cs="Cascadia Mono"/>
          <w:color w:val="000000"/>
          <w:kern w:val="0"/>
          <w:sz w:val="19"/>
          <w:szCs w:val="19"/>
        </w:rPr>
      </w:pPr>
      <w:moveTo w:id="269" w:author="Alejandro Sainz" w:date="2024-03-30T04:21:00Z" w16du:dateUtc="2024-03-30T08:21:00Z">
        <w:r>
          <w:rPr>
            <w:rFonts w:ascii="Cascadia Mono" w:hAnsi="Cascadia Mono" w:cs="Cascadia Mono"/>
            <w:color w:val="000000"/>
            <w:kern w:val="0"/>
            <w:sz w:val="19"/>
            <w:szCs w:val="19"/>
          </w:rPr>
          <w:t>private TLFCollisionMatrix2D matrix2D;</w:t>
        </w:r>
      </w:moveTo>
    </w:p>
    <w:p w14:paraId="0E2844CF" w14:textId="569B94C3" w:rsidR="008A3CAC" w:rsidRDefault="008A3CAC" w:rsidP="00AB2AF2">
      <w:pPr>
        <w:spacing w:line="276" w:lineRule="auto"/>
        <w:jc w:val="both"/>
        <w:rPr>
          <w:ins w:id="270" w:author="Alejandro Sainz" w:date="2024-03-30T04:21:00Z" w16du:dateUtc="2024-03-30T08:21:00Z"/>
          <w:rFonts w:ascii="Cascadia Mono" w:hAnsi="Cascadia Mono" w:cs="Cascadia Mono"/>
          <w:color w:val="000000"/>
          <w:kern w:val="0"/>
          <w:sz w:val="19"/>
          <w:szCs w:val="19"/>
        </w:rPr>
      </w:pPr>
      <w:ins w:id="271" w:author="Alejandro Sainz" w:date="2024-03-30T04:21:00Z" w16du:dateUtc="2024-03-30T08:21:00Z">
        <w:r>
          <w:rPr>
            <w:rFonts w:ascii="Cascadia Mono" w:hAnsi="Cascadia Mono" w:cs="Cascadia Mono"/>
            <w:color w:val="000000"/>
            <w:kern w:val="0"/>
            <w:sz w:val="19"/>
            <w:szCs w:val="19"/>
          </w:rPr>
          <w:t>[SerializeField]</w:t>
        </w:r>
      </w:ins>
    </w:p>
    <w:p w14:paraId="269041B1" w14:textId="266F1292" w:rsidR="008A3CAC" w:rsidDel="008A3CAC" w:rsidRDefault="008A3CAC" w:rsidP="008A3CAC">
      <w:pPr>
        <w:spacing w:line="276" w:lineRule="auto"/>
        <w:jc w:val="both"/>
        <w:rPr>
          <w:del w:id="272" w:author="Alejandro Sainz" w:date="2024-03-30T04:21:00Z" w16du:dateUtc="2024-03-30T08:21:00Z"/>
          <w:moveTo w:id="273" w:author="Alejandro Sainz" w:date="2024-03-30T04:21:00Z" w16du:dateUtc="2024-03-30T08:21:00Z"/>
          <w:rFonts w:ascii="Cascadia Mono" w:hAnsi="Cascadia Mono" w:cs="Cascadia Mono"/>
          <w:color w:val="000000"/>
          <w:kern w:val="0"/>
          <w:sz w:val="19"/>
          <w:szCs w:val="19"/>
        </w:rPr>
      </w:pPr>
      <w:moveTo w:id="274" w:author="Alejandro Sainz" w:date="2024-03-30T04:21:00Z" w16du:dateUtc="2024-03-30T08:21:00Z">
        <w:r>
          <w:rPr>
            <w:rFonts w:ascii="Cascadia Mono" w:hAnsi="Cascadia Mono" w:cs="Cascadia Mono"/>
            <w:color w:val="000000"/>
            <w:kern w:val="0"/>
            <w:sz w:val="19"/>
            <w:szCs w:val="19"/>
          </w:rPr>
          <w:t>private TLFCollisionMatrix3D matrix3D;</w:t>
        </w:r>
      </w:moveTo>
    </w:p>
    <w:moveToRangeEnd w:id="262"/>
    <w:p w14:paraId="4977A219" w14:textId="68DFA3AF" w:rsidR="00AB2AF2" w:rsidDel="00356FEF" w:rsidRDefault="00AB2AF2" w:rsidP="00AB2AF2">
      <w:pPr>
        <w:spacing w:line="276" w:lineRule="auto"/>
        <w:jc w:val="both"/>
        <w:rPr>
          <w:del w:id="275" w:author="Alejandro Sainz" w:date="2024-03-30T03:44:00Z" w16du:dateUtc="2024-03-30T07:44:00Z"/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88E53D9" w14:textId="77777777" w:rsidR="00356FEF" w:rsidRDefault="00356FEF" w:rsidP="00AB2AF2">
      <w:pPr>
        <w:spacing w:line="276" w:lineRule="auto"/>
        <w:jc w:val="both"/>
        <w:rPr>
          <w:ins w:id="276" w:author="Alejandro Sainz" w:date="2024-03-30T03:45:00Z" w16du:dateUtc="2024-03-30T07:45:00Z"/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C01B498" w14:textId="42A738C3" w:rsidR="00EC51D3" w:rsidRPr="00356FEF" w:rsidDel="00356FEF" w:rsidRDefault="00356FEF" w:rsidP="00356FEF">
      <w:pPr>
        <w:pStyle w:val="Heading3"/>
        <w:rPr>
          <w:del w:id="277" w:author="Alejandro Sainz" w:date="2024-03-30T03:44:00Z" w16du:dateUtc="2024-03-30T07:44:00Z"/>
          <w:rFonts w:ascii="Arial" w:hAnsi="Arial" w:cs="Arial"/>
          <w:rPrChange w:id="278" w:author="Alejandro Sainz" w:date="2024-03-30T03:45:00Z" w16du:dateUtc="2024-03-30T07:45:00Z">
            <w:rPr>
              <w:del w:id="279" w:author="Alejandro Sainz" w:date="2024-03-30T03:44:00Z" w16du:dateUtc="2024-03-30T07:44:00Z"/>
              <w:rFonts w:ascii="Cascadia Mono" w:hAnsi="Cascadia Mono" w:cs="Cascadia Mono"/>
              <w:color w:val="538135" w:themeColor="accent6" w:themeShade="BF"/>
              <w:kern w:val="0"/>
              <w:sz w:val="19"/>
              <w:szCs w:val="19"/>
            </w:rPr>
          </w:rPrChange>
        </w:rPr>
        <w:pPrChange w:id="280" w:author="Alejandro Sainz" w:date="2024-03-30T03:45:00Z" w16du:dateUtc="2024-03-30T07:45:00Z">
          <w:pPr>
            <w:spacing w:line="276" w:lineRule="auto"/>
            <w:jc w:val="both"/>
          </w:pPr>
        </w:pPrChange>
      </w:pPr>
      <w:ins w:id="281" w:author="Alejandro Sainz" w:date="2024-03-30T03:45:00Z" w16du:dateUtc="2024-03-30T07:45:00Z">
        <w:r w:rsidRPr="00A1739C">
          <w:rPr>
            <w:rFonts w:ascii="Arial" w:hAnsi="Arial" w:cs="Arial"/>
          </w:rPr>
          <w:t xml:space="preserve">To modify the current </w:t>
        </w:r>
        <w:r w:rsidRPr="00CA62FD">
          <w:rPr>
            <w:rFonts w:ascii="Arial" w:hAnsi="Arial" w:cs="Arial"/>
          </w:rPr>
          <w:t>Tag</w:t>
        </w:r>
        <w:r w:rsidRPr="00A1739C">
          <w:rPr>
            <w:rFonts w:ascii="Arial" w:hAnsi="Arial" w:cs="Arial"/>
          </w:rPr>
          <w:t xml:space="preserve"> of a </w:t>
        </w:r>
        <w:r w:rsidRPr="00CA62FD">
          <w:rPr>
            <w:rFonts w:ascii="Arial" w:hAnsi="Arial" w:cs="Arial"/>
          </w:rPr>
          <w:t>GameObject</w:t>
        </w:r>
      </w:ins>
      <w:del w:id="282" w:author="Alejandro Sainz" w:date="2024-03-30T03:44:00Z" w16du:dateUtc="2024-03-30T07:44:00Z">
        <w:r w:rsidR="00AB2AF2" w:rsidRPr="00AB2AF2" w:rsidDel="00356FEF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 xml:space="preserve">// </w:delText>
        </w:r>
        <w:r w:rsidR="00806538" w:rsidDel="00356FEF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>Creates</w:delText>
        </w:r>
        <w:r w:rsidR="00EC51D3" w:rsidDel="00356FEF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 xml:space="preserve"> if don’t exist (only on Editor, on Builds just finds the </w:delText>
        </w:r>
        <w:r w:rsidR="0051239A" w:rsidDel="00356FEF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>Tag</w:delText>
        </w:r>
        <w:r w:rsidR="00EC51D3" w:rsidDel="00356FEF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>)</w:delText>
        </w:r>
        <w:r w:rsidR="00806538" w:rsidDel="00356FEF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 xml:space="preserve"> and a</w:delText>
        </w:r>
        <w:r w:rsidR="00AB2AF2" w:rsidRPr="00AB2AF2" w:rsidDel="00356FEF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 xml:space="preserve">pplies </w:delText>
        </w:r>
      </w:del>
    </w:p>
    <w:p w14:paraId="4FBD2081" w14:textId="0347ED39" w:rsidR="00EC51D3" w:rsidDel="00356FEF" w:rsidRDefault="00EC51D3" w:rsidP="006C224E">
      <w:pPr>
        <w:spacing w:line="276" w:lineRule="auto"/>
        <w:jc w:val="both"/>
        <w:rPr>
          <w:del w:id="283" w:author="Alejandro Sainz" w:date="2024-03-30T03:44:00Z" w16du:dateUtc="2024-03-30T07:44:00Z"/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</w:pPr>
      <w:del w:id="284" w:author="Alejandro Sainz" w:date="2024-03-30T03:44:00Z" w16du:dateUtc="2024-03-30T07:44:00Z">
        <w:r w:rsidDel="00356FEF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 xml:space="preserve">// </w:delText>
        </w:r>
        <w:r w:rsidR="00AB2AF2" w:rsidRPr="00AB2AF2" w:rsidDel="00356FEF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 xml:space="preserve">the </w:delText>
        </w:r>
        <w:r w:rsidR="0051239A" w:rsidDel="00356FEF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>Tag</w:delText>
        </w:r>
        <w:r w:rsidR="00AB2AF2" w:rsidRPr="00AB2AF2" w:rsidDel="00356FEF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 xml:space="preserve"> contained on ‘Tag Name’ </w:delText>
        </w:r>
        <w:r w:rsidR="00297E77" w:rsidDel="00356FEF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>to the ‘Target’, both fields of the</w:delText>
        </w:r>
        <w:r w:rsidR="00806538" w:rsidDel="00356FEF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 xml:space="preserve"> </w:delText>
        </w:r>
      </w:del>
    </w:p>
    <w:p w14:paraId="5B61DCA2" w14:textId="5932BA0B" w:rsidR="00AB2AF2" w:rsidRPr="00AB2AF2" w:rsidDel="00356FEF" w:rsidRDefault="00EC51D3" w:rsidP="006C224E">
      <w:pPr>
        <w:spacing w:line="276" w:lineRule="auto"/>
        <w:jc w:val="both"/>
        <w:rPr>
          <w:del w:id="285" w:author="Alejandro Sainz" w:date="2024-03-30T03:44:00Z" w16du:dateUtc="2024-03-30T07:44:00Z"/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</w:pPr>
      <w:del w:id="286" w:author="Alejandro Sainz" w:date="2024-03-30T03:44:00Z" w16du:dateUtc="2024-03-30T07:44:00Z">
        <w:r w:rsidDel="00356FEF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 xml:space="preserve">// </w:delText>
        </w:r>
        <w:r w:rsidR="00297E77" w:rsidDel="00356FEF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>TLFCustomProperties component</w:delText>
        </w:r>
        <w:r w:rsidR="00AB2AF2" w:rsidRPr="00AB2AF2" w:rsidDel="00356FEF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>.</w:delText>
        </w:r>
      </w:del>
    </w:p>
    <w:p w14:paraId="772F027B" w14:textId="64302246" w:rsidR="00AB2AF2" w:rsidDel="00356FEF" w:rsidRDefault="00A048AD" w:rsidP="00AB2AF2">
      <w:pPr>
        <w:spacing w:line="276" w:lineRule="auto"/>
        <w:jc w:val="both"/>
        <w:rPr>
          <w:del w:id="287" w:author="Alejandro Sainz" w:date="2024-03-30T03:44:00Z" w16du:dateUtc="2024-03-30T07:44:00Z"/>
          <w:rFonts w:ascii="Cascadia Mono" w:hAnsi="Cascadia Mono" w:cs="Cascadia Mono"/>
          <w:color w:val="000000"/>
          <w:kern w:val="0"/>
          <w:sz w:val="19"/>
          <w:szCs w:val="19"/>
        </w:rPr>
      </w:pPr>
      <w:del w:id="288" w:author="Alejandro Sainz" w:date="2024-03-30T03:44:00Z" w16du:dateUtc="2024-03-30T07:44:00Z">
        <w:r w:rsidDel="00356FEF">
          <w:rPr>
            <w:rFonts w:ascii="Cascadia Mono" w:hAnsi="Cascadia Mono" w:cs="Cascadia Mono"/>
            <w:color w:val="000000"/>
            <w:kern w:val="0"/>
            <w:sz w:val="19"/>
            <w:szCs w:val="19"/>
          </w:rPr>
          <w:delText>cProperties</w:delText>
        </w:r>
        <w:r w:rsidR="00AB2AF2" w:rsidDel="00356FEF">
          <w:rPr>
            <w:rFonts w:ascii="Cascadia Mono" w:hAnsi="Cascadia Mono" w:cs="Cascadia Mono"/>
            <w:color w:val="000000"/>
            <w:kern w:val="0"/>
            <w:sz w:val="19"/>
            <w:szCs w:val="19"/>
          </w:rPr>
          <w:delText>.</w:delText>
        </w:r>
        <w:r w:rsidR="00806538" w:rsidDel="00356FEF">
          <w:rPr>
            <w:rFonts w:ascii="Cascadia Mono" w:hAnsi="Cascadia Mono" w:cs="Cascadia Mono"/>
            <w:color w:val="000000"/>
            <w:kern w:val="0"/>
            <w:sz w:val="19"/>
            <w:szCs w:val="19"/>
          </w:rPr>
          <w:delText xml:space="preserve">CustomizeThenApplyTag </w:delText>
        </w:r>
        <w:r w:rsidR="00AB2AF2" w:rsidDel="00356FEF">
          <w:rPr>
            <w:rFonts w:ascii="Cascadia Mono" w:hAnsi="Cascadia Mono" w:cs="Cascadia Mono"/>
            <w:color w:val="000000"/>
            <w:kern w:val="0"/>
            <w:sz w:val="19"/>
            <w:szCs w:val="19"/>
          </w:rPr>
          <w:delText>();</w:delText>
        </w:r>
      </w:del>
    </w:p>
    <w:p w14:paraId="6FBCF92C" w14:textId="159268AE" w:rsidR="00977ECA" w:rsidDel="00356FEF" w:rsidRDefault="00A048AD" w:rsidP="00AB2AF2">
      <w:pPr>
        <w:spacing w:line="276" w:lineRule="auto"/>
        <w:jc w:val="both"/>
        <w:rPr>
          <w:del w:id="289" w:author="Alejandro Sainz" w:date="2024-03-30T03:44:00Z" w16du:dateUtc="2024-03-30T07:44:00Z"/>
          <w:rFonts w:ascii="Cascadia Mono" w:hAnsi="Cascadia Mono" w:cs="Cascadia Mono"/>
          <w:color w:val="000000"/>
          <w:kern w:val="0"/>
          <w:sz w:val="19"/>
          <w:szCs w:val="19"/>
        </w:rPr>
      </w:pPr>
      <w:del w:id="290" w:author="Alejandro Sainz" w:date="2024-03-30T03:44:00Z" w16du:dateUtc="2024-03-30T07:44:00Z">
        <w:r w:rsidDel="00356FEF">
          <w:rPr>
            <w:rFonts w:ascii="Cascadia Mono" w:hAnsi="Cascadia Mono" w:cs="Cascadia Mono"/>
            <w:color w:val="000000"/>
            <w:kern w:val="0"/>
            <w:sz w:val="19"/>
            <w:szCs w:val="19"/>
          </w:rPr>
          <w:delText>cProperties</w:delText>
        </w:r>
        <w:r w:rsidR="00977ECA" w:rsidDel="00356FEF">
          <w:rPr>
            <w:rFonts w:ascii="Cascadia Mono" w:hAnsi="Cascadia Mono" w:cs="Cascadia Mono"/>
            <w:color w:val="000000"/>
            <w:kern w:val="0"/>
            <w:sz w:val="19"/>
            <w:szCs w:val="19"/>
          </w:rPr>
          <w:delText xml:space="preserve">.ApplyCustomizedTag(); </w:delText>
        </w:r>
        <w:r w:rsidR="00977ECA" w:rsidRPr="00977ECA" w:rsidDel="00356FEF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>// Only applies the Tag</w:delText>
        </w:r>
      </w:del>
    </w:p>
    <w:p w14:paraId="3AF090F2" w14:textId="3E55FC60" w:rsidR="007B3EFB" w:rsidDel="00356FEF" w:rsidRDefault="007B3EFB" w:rsidP="00AB2AF2">
      <w:pPr>
        <w:spacing w:line="276" w:lineRule="auto"/>
        <w:jc w:val="both"/>
        <w:rPr>
          <w:del w:id="291" w:author="Alejandro Sainz" w:date="2024-03-30T03:45:00Z" w16du:dateUtc="2024-03-30T07:45:00Z"/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6487567" w14:textId="77777777" w:rsidR="00356FEF" w:rsidRDefault="00356FEF" w:rsidP="00AB2AF2">
      <w:pPr>
        <w:spacing w:line="276" w:lineRule="auto"/>
        <w:jc w:val="both"/>
        <w:rPr>
          <w:ins w:id="292" w:author="Alejandro Sainz" w:date="2024-03-30T03:45:00Z" w16du:dateUtc="2024-03-30T07:45:00Z"/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</w:pPr>
    </w:p>
    <w:p w14:paraId="3FA9E8D6" w14:textId="4D097331" w:rsidR="00EC51D3" w:rsidDel="009E75AA" w:rsidRDefault="005F5EBD" w:rsidP="00AB2AF2">
      <w:pPr>
        <w:spacing w:line="276" w:lineRule="auto"/>
        <w:jc w:val="both"/>
        <w:rPr>
          <w:del w:id="293" w:author="Alejandro Sainz" w:date="2024-03-30T04:30:00Z" w16du:dateUtc="2024-03-30T08:30:00Z"/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</w:pPr>
      <w:r w:rsidRPr="005F5EBD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// </w:t>
      </w:r>
      <w:r w:rsidR="00EC51D3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Creates </w:t>
      </w:r>
      <w:del w:id="294" w:author="Alejandro Sainz" w:date="2024-03-30T04:29:00Z" w16du:dateUtc="2024-03-30T08:29:00Z">
        <w:r w:rsidR="00EC51D3" w:rsidDel="009E75AA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 xml:space="preserve">if don’t exist </w:delText>
        </w:r>
      </w:del>
      <w:r w:rsidR="00EC51D3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(</w:t>
      </w:r>
      <w:del w:id="295" w:author="Alejandro Sainz" w:date="2024-03-30T04:29:00Z" w16du:dateUtc="2024-03-30T08:29:00Z">
        <w:r w:rsidR="00EC51D3" w:rsidDel="009E75AA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 xml:space="preserve">only on </w:delText>
        </w:r>
      </w:del>
      <w:r w:rsidR="00EC51D3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Editor</w:t>
      </w:r>
      <w:ins w:id="296" w:author="Alejandro Sainz" w:date="2024-03-30T04:29:00Z" w16du:dateUtc="2024-03-30T08:29:00Z">
        <w:r w:rsidR="009E75AA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t xml:space="preserve"> </w:t>
        </w:r>
        <w:r w:rsidR="009E75AA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t>only</w:t>
        </w:r>
      </w:ins>
      <w:del w:id="297" w:author="Alejandro Sainz" w:date="2024-03-30T04:29:00Z" w16du:dateUtc="2024-03-30T08:29:00Z">
        <w:r w:rsidR="00EC51D3" w:rsidDel="009E75AA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 xml:space="preserve">, on Builds just finds the </w:delText>
        </w:r>
        <w:r w:rsidR="0051239A" w:rsidDel="009E75AA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>T</w:delText>
        </w:r>
        <w:r w:rsidR="00EC51D3" w:rsidDel="009E75AA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>ag</w:delText>
        </w:r>
      </w:del>
      <w:r w:rsidR="00EC51D3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) </w:t>
      </w:r>
      <w:r w:rsidR="00A74EBF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and a</w:t>
      </w:r>
      <w:r w:rsidR="00A74EBF" w:rsidRPr="00AB2AF2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pplies</w:t>
      </w:r>
      <w:ins w:id="298" w:author="Alejandro Sainz" w:date="2024-03-30T04:30:00Z" w16du:dateUtc="2024-03-30T08:30:00Z">
        <w:r w:rsidR="009E75AA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t xml:space="preserve"> </w:t>
        </w:r>
      </w:ins>
      <w:del w:id="299" w:author="Alejandro Sainz" w:date="2024-03-30T04:30:00Z" w16du:dateUtc="2024-03-30T08:30:00Z">
        <w:r w:rsidR="00A74EBF" w:rsidRPr="00AB2AF2" w:rsidDel="009E75AA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 xml:space="preserve"> </w:delText>
        </w:r>
      </w:del>
    </w:p>
    <w:p w14:paraId="3AE3CBAF" w14:textId="58CBAF23" w:rsidR="005F5EBD" w:rsidRDefault="00EC51D3" w:rsidP="00AB2AF2">
      <w:pPr>
        <w:spacing w:line="276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del w:id="300" w:author="Alejandro Sainz" w:date="2024-03-30T04:30:00Z" w16du:dateUtc="2024-03-30T08:30:00Z">
        <w:r w:rsidDel="009E75AA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 xml:space="preserve">// </w:delText>
        </w:r>
      </w:del>
      <w:r w:rsidR="005F5EBD" w:rsidRPr="00AB2AF2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the </w:t>
      </w:r>
      <w:ins w:id="301" w:author="Alejandro Sainz" w:date="2024-03-30T04:08:00Z" w16du:dateUtc="2024-03-30T08:08:00Z">
        <w:r w:rsidR="00FD68D7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t xml:space="preserve">defined </w:t>
        </w:r>
      </w:ins>
      <w:r w:rsidR="0051239A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T</w:t>
      </w:r>
      <w:r w:rsidR="005F5EBD" w:rsidRPr="00AB2AF2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ag </w:t>
      </w:r>
      <w:del w:id="302" w:author="Alejandro Sainz" w:date="2024-03-30T04:08:00Z" w16du:dateUtc="2024-03-30T08:08:00Z">
        <w:r w:rsidR="005F5EBD" w:rsidRPr="00AB2AF2" w:rsidDel="00FD68D7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 xml:space="preserve">contained on ‘Tag Name’ </w:delText>
        </w:r>
      </w:del>
      <w:r w:rsidR="005F5EBD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to the ‘newTarget’ value.</w:t>
      </w:r>
    </w:p>
    <w:p w14:paraId="633FA197" w14:textId="04CBF0E6" w:rsidR="00AB2AF2" w:rsidRDefault="00A048AD" w:rsidP="00AB2AF2">
      <w:pPr>
        <w:spacing w:line="276" w:lineRule="auto"/>
        <w:jc w:val="both"/>
        <w:rPr>
          <w:ins w:id="303" w:author="Alejandro Sainz" w:date="2024-03-30T04:30:00Z" w16du:dateUtc="2024-03-30T08:30:00Z"/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cProperties</w:t>
      </w:r>
      <w:r w:rsidR="00AB2AF2">
        <w:rPr>
          <w:rFonts w:ascii="Cascadia Mono" w:hAnsi="Cascadia Mono" w:cs="Cascadia Mono"/>
          <w:color w:val="000000"/>
          <w:kern w:val="0"/>
          <w:sz w:val="19"/>
          <w:szCs w:val="19"/>
        </w:rPr>
        <w:t>.CustomizeThenApplyTag(newTarget</w:t>
      </w:r>
      <w:ins w:id="304" w:author="Alejandro Sainz" w:date="2024-03-30T04:07:00Z" w16du:dateUtc="2024-03-30T08:07:00Z">
        <w:r w:rsidR="00FD68D7">
          <w:rPr>
            <w:rFonts w:ascii="Cascadia Mono" w:hAnsi="Cascadia Mono" w:cs="Cascadia Mono"/>
            <w:color w:val="000000"/>
            <w:kern w:val="0"/>
            <w:sz w:val="19"/>
            <w:szCs w:val="19"/>
          </w:rPr>
          <w:t xml:space="preserve">, </w:t>
        </w:r>
        <w:r w:rsidR="00FD68D7">
          <w:rPr>
            <w:rFonts w:ascii="Cascadia Mono" w:hAnsi="Cascadia Mono" w:cs="Cascadia Mono"/>
            <w:color w:val="000000"/>
            <w:kern w:val="0"/>
            <w:sz w:val="19"/>
            <w:szCs w:val="19"/>
          </w:rPr>
          <w:t>"TLForgeDemoTag"</w:t>
        </w:r>
      </w:ins>
      <w:r w:rsidR="00AB2AF2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67D99BA" w14:textId="79154E70" w:rsidR="009E75AA" w:rsidRDefault="009E75AA" w:rsidP="00AB2AF2">
      <w:pPr>
        <w:spacing w:line="276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ins w:id="305" w:author="Alejandro Sainz" w:date="2024-03-30T04:30:00Z" w16du:dateUtc="2024-03-30T08:30:00Z">
        <w:r w:rsidRPr="00977ECA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t xml:space="preserve">// </w:t>
        </w:r>
      </w:ins>
      <w:ins w:id="306" w:author="Alejandro Sainz" w:date="2024-03-30T04:31:00Z" w16du:dateUtc="2024-03-30T08:31:00Z">
        <w:r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t>Find (Editor and Build) and</w:t>
        </w:r>
      </w:ins>
      <w:ins w:id="307" w:author="Alejandro Sainz" w:date="2024-03-30T04:30:00Z" w16du:dateUtc="2024-03-30T08:30:00Z">
        <w:r w:rsidRPr="00977ECA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t xml:space="preserve"> applies the</w:t>
        </w:r>
        <w:r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t xml:space="preserve"> existing</w:t>
        </w:r>
        <w:r w:rsidRPr="00977ECA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t xml:space="preserve"> Tag</w:t>
        </w:r>
        <w:r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t xml:space="preserve"> to ‘newTarget’</w:t>
        </w:r>
      </w:ins>
    </w:p>
    <w:p w14:paraId="3B0DE3AA" w14:textId="0FEE0B07" w:rsidR="00A048AD" w:rsidDel="00FD68D7" w:rsidRDefault="00A048AD" w:rsidP="00FD68D7">
      <w:pPr>
        <w:spacing w:line="276" w:lineRule="auto"/>
        <w:jc w:val="both"/>
        <w:rPr>
          <w:del w:id="308" w:author="Alejandro Sainz" w:date="2024-03-30T04:09:00Z" w16du:dateUtc="2024-03-30T08:09:00Z"/>
          <w:rFonts w:ascii="Cascadia Mono" w:hAnsi="Cascadia Mono" w:cs="Cascadia Mono"/>
          <w:color w:val="000000"/>
          <w:kern w:val="0"/>
          <w:sz w:val="19"/>
          <w:szCs w:val="19"/>
        </w:rPr>
        <w:pPrChange w:id="309" w:author="Alejandro Sainz" w:date="2024-03-30T04:09:00Z" w16du:dateUtc="2024-03-30T08:09:00Z">
          <w:pPr>
            <w:spacing w:line="276" w:lineRule="auto"/>
            <w:jc w:val="both"/>
          </w:pPr>
        </w:pPrChange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cProperties.ApplyCustomizedTag(newTarget</w:t>
      </w:r>
      <w:ins w:id="310" w:author="Alejandro Sainz" w:date="2024-03-30T04:07:00Z" w16du:dateUtc="2024-03-30T08:07:00Z">
        <w:r w:rsidR="00FD68D7">
          <w:rPr>
            <w:rFonts w:ascii="Cascadia Mono" w:hAnsi="Cascadia Mono" w:cs="Cascadia Mono"/>
            <w:color w:val="000000"/>
            <w:kern w:val="0"/>
            <w:sz w:val="19"/>
            <w:szCs w:val="19"/>
          </w:rPr>
          <w:t xml:space="preserve">, </w:t>
        </w:r>
      </w:ins>
      <w:ins w:id="311" w:author="Alejandro Sainz" w:date="2024-03-30T04:08:00Z" w16du:dateUtc="2024-03-30T08:08:00Z">
        <w:r w:rsidR="00FD68D7">
          <w:rPr>
            <w:rFonts w:ascii="Cascadia Mono" w:hAnsi="Cascadia Mono" w:cs="Cascadia Mono"/>
            <w:color w:val="000000"/>
            <w:kern w:val="0"/>
            <w:sz w:val="19"/>
            <w:szCs w:val="19"/>
          </w:rPr>
          <w:t>"TLForgeDemoTag"</w:t>
        </w:r>
      </w:ins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del w:id="312" w:author="Alejandro Sainz" w:date="2024-03-30T04:30:00Z" w16du:dateUtc="2024-03-30T08:30:00Z">
        <w:r w:rsidDel="009E75AA">
          <w:rPr>
            <w:rFonts w:ascii="Cascadia Mono" w:hAnsi="Cascadia Mono" w:cs="Cascadia Mono"/>
            <w:color w:val="000000"/>
            <w:kern w:val="0"/>
            <w:sz w:val="19"/>
            <w:szCs w:val="19"/>
          </w:rPr>
          <w:delText xml:space="preserve"> </w:delText>
        </w:r>
        <w:r w:rsidRPr="00977ECA" w:rsidDel="009E75AA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>// Only applies the Tag</w:delText>
        </w:r>
        <w:r w:rsidDel="009E75AA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 xml:space="preserve"> to ‘newTarget’</w:delText>
        </w:r>
      </w:del>
    </w:p>
    <w:p w14:paraId="19074533" w14:textId="438E0F26" w:rsidR="007B3EFB" w:rsidDel="00FD68D7" w:rsidRDefault="007B3EFB" w:rsidP="00FD68D7">
      <w:pPr>
        <w:spacing w:line="276" w:lineRule="auto"/>
        <w:jc w:val="both"/>
        <w:rPr>
          <w:del w:id="313" w:author="Alejandro Sainz" w:date="2024-03-30T04:09:00Z" w16du:dateUtc="2024-03-30T08:09:00Z"/>
          <w:rFonts w:ascii="Cascadia Mono" w:hAnsi="Cascadia Mono" w:cs="Cascadia Mono"/>
          <w:color w:val="000000"/>
          <w:kern w:val="0"/>
          <w:sz w:val="19"/>
          <w:szCs w:val="19"/>
        </w:rPr>
        <w:pPrChange w:id="314" w:author="Alejandro Sainz" w:date="2024-03-30T04:09:00Z" w16du:dateUtc="2024-03-30T08:09:00Z">
          <w:pPr>
            <w:spacing w:line="276" w:lineRule="auto"/>
            <w:jc w:val="both"/>
          </w:pPr>
        </w:pPrChange>
      </w:pPr>
    </w:p>
    <w:p w14:paraId="350BDA30" w14:textId="289980DC" w:rsidR="006263EA" w:rsidDel="00FD68D7" w:rsidRDefault="006263EA" w:rsidP="00FD68D7">
      <w:pPr>
        <w:spacing w:line="276" w:lineRule="auto"/>
        <w:jc w:val="both"/>
        <w:rPr>
          <w:del w:id="315" w:author="Alejandro Sainz" w:date="2024-03-30T04:09:00Z" w16du:dateUtc="2024-03-30T08:09:00Z"/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pPrChange w:id="316" w:author="Alejandro Sainz" w:date="2024-03-30T04:09:00Z" w16du:dateUtc="2024-03-30T08:09:00Z">
          <w:pPr>
            <w:spacing w:line="276" w:lineRule="auto"/>
            <w:jc w:val="both"/>
          </w:pPr>
        </w:pPrChange>
      </w:pPr>
      <w:del w:id="317" w:author="Alejandro Sainz" w:date="2024-03-30T04:09:00Z" w16du:dateUtc="2024-03-30T08:09:00Z">
        <w:r w:rsidRPr="000E52C5" w:rsidDel="00FD68D7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 xml:space="preserve">// </w:delText>
        </w:r>
        <w:r w:rsidDel="00FD68D7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 xml:space="preserve">Finds </w:delText>
        </w:r>
        <w:r w:rsidRPr="000E52C5" w:rsidDel="00FD68D7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 xml:space="preserve">the </w:delText>
        </w:r>
        <w:r w:rsidDel="00FD68D7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>Tag</w:delText>
        </w:r>
        <w:r w:rsidRPr="000E52C5" w:rsidDel="00FD68D7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 xml:space="preserve"> "TLForgeDemo</w:delText>
        </w:r>
        <w:r w:rsidDel="00FD68D7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>Tag</w:delText>
        </w:r>
        <w:r w:rsidRPr="000E52C5" w:rsidDel="00FD68D7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>"</w:delText>
        </w:r>
        <w:r w:rsidDel="00FD68D7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 xml:space="preserve"> and applies it</w:delText>
        </w:r>
        <w:r w:rsidRPr="000E52C5" w:rsidDel="00FD68D7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 xml:space="preserve"> to the </w:delText>
        </w:r>
        <w:r w:rsidDel="00FD68D7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 xml:space="preserve">‘Target’ of the </w:delText>
        </w:r>
      </w:del>
    </w:p>
    <w:p w14:paraId="22BE2155" w14:textId="67DFA935" w:rsidR="006263EA" w:rsidDel="00FD68D7" w:rsidRDefault="006263EA" w:rsidP="00FD68D7">
      <w:pPr>
        <w:spacing w:line="276" w:lineRule="auto"/>
        <w:jc w:val="both"/>
        <w:rPr>
          <w:del w:id="318" w:author="Alejandro Sainz" w:date="2024-03-30T04:09:00Z" w16du:dateUtc="2024-03-30T08:09:00Z"/>
          <w:rFonts w:ascii="Cascadia Mono" w:hAnsi="Cascadia Mono" w:cs="Cascadia Mono"/>
          <w:color w:val="000000"/>
          <w:kern w:val="0"/>
          <w:sz w:val="19"/>
          <w:szCs w:val="19"/>
        </w:rPr>
        <w:pPrChange w:id="319" w:author="Alejandro Sainz" w:date="2024-03-30T04:09:00Z" w16du:dateUtc="2024-03-30T08:09:00Z">
          <w:pPr>
            <w:spacing w:line="276" w:lineRule="auto"/>
            <w:jc w:val="both"/>
          </w:pPr>
        </w:pPrChange>
      </w:pPr>
      <w:del w:id="320" w:author="Alejandro Sainz" w:date="2024-03-30T04:09:00Z" w16du:dateUtc="2024-03-30T08:09:00Z">
        <w:r w:rsidDel="00FD68D7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>// TLFCustomProperties component</w:delText>
        </w:r>
        <w:r w:rsidRPr="00AB2AF2" w:rsidDel="00FD68D7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>.</w:delText>
        </w:r>
      </w:del>
    </w:p>
    <w:p w14:paraId="75A75558" w14:textId="39043ADA" w:rsidR="00AB2AF2" w:rsidDel="00FD68D7" w:rsidRDefault="00A048AD" w:rsidP="00FD68D7">
      <w:pPr>
        <w:spacing w:line="276" w:lineRule="auto"/>
        <w:jc w:val="both"/>
        <w:rPr>
          <w:del w:id="321" w:author="Alejandro Sainz" w:date="2024-03-30T04:09:00Z" w16du:dateUtc="2024-03-30T08:09:00Z"/>
          <w:rFonts w:ascii="Cascadia Mono" w:hAnsi="Cascadia Mono" w:cs="Cascadia Mono"/>
          <w:color w:val="000000"/>
          <w:kern w:val="0"/>
          <w:sz w:val="19"/>
          <w:szCs w:val="19"/>
        </w:rPr>
        <w:pPrChange w:id="322" w:author="Alejandro Sainz" w:date="2024-03-30T04:09:00Z" w16du:dateUtc="2024-03-30T08:09:00Z">
          <w:pPr>
            <w:spacing w:line="276" w:lineRule="auto"/>
            <w:jc w:val="both"/>
          </w:pPr>
        </w:pPrChange>
      </w:pPr>
      <w:del w:id="323" w:author="Alejandro Sainz" w:date="2024-03-30T04:09:00Z" w16du:dateUtc="2024-03-30T08:09:00Z">
        <w:r w:rsidDel="00FD68D7">
          <w:rPr>
            <w:rFonts w:ascii="Cascadia Mono" w:hAnsi="Cascadia Mono" w:cs="Cascadia Mono"/>
            <w:color w:val="000000"/>
            <w:kern w:val="0"/>
            <w:sz w:val="19"/>
            <w:szCs w:val="19"/>
          </w:rPr>
          <w:delText>cProperties</w:delText>
        </w:r>
        <w:r w:rsidR="00AB2AF2" w:rsidDel="00FD68D7">
          <w:rPr>
            <w:rFonts w:ascii="Cascadia Mono" w:hAnsi="Cascadia Mono" w:cs="Cascadia Mono"/>
            <w:color w:val="000000"/>
            <w:kern w:val="0"/>
            <w:sz w:val="19"/>
            <w:szCs w:val="19"/>
          </w:rPr>
          <w:delText>.CustomizeThenApplyTag("TLForgeDemoTag");</w:delText>
        </w:r>
      </w:del>
    </w:p>
    <w:p w14:paraId="7854C3F1" w14:textId="7252A199" w:rsidR="007B3EFB" w:rsidDel="00FD68D7" w:rsidRDefault="007B3EFB" w:rsidP="00FD68D7">
      <w:pPr>
        <w:spacing w:line="276" w:lineRule="auto"/>
        <w:jc w:val="both"/>
        <w:rPr>
          <w:del w:id="324" w:author="Alejandro Sainz" w:date="2024-03-30T04:09:00Z" w16du:dateUtc="2024-03-30T08:09:00Z"/>
          <w:rFonts w:ascii="Cascadia Mono" w:hAnsi="Cascadia Mono" w:cs="Cascadia Mono"/>
          <w:color w:val="000000"/>
          <w:kern w:val="0"/>
          <w:sz w:val="19"/>
          <w:szCs w:val="19"/>
        </w:rPr>
        <w:pPrChange w:id="325" w:author="Alejandro Sainz" w:date="2024-03-30T04:09:00Z" w16du:dateUtc="2024-03-30T08:09:00Z">
          <w:pPr>
            <w:spacing w:line="276" w:lineRule="auto"/>
            <w:jc w:val="both"/>
          </w:pPr>
        </w:pPrChange>
      </w:pPr>
    </w:p>
    <w:p w14:paraId="73A52228" w14:textId="5438DF24" w:rsidR="00A21142" w:rsidDel="00FD68D7" w:rsidRDefault="00A21142" w:rsidP="00FD68D7">
      <w:pPr>
        <w:spacing w:line="276" w:lineRule="auto"/>
        <w:jc w:val="both"/>
        <w:rPr>
          <w:del w:id="326" w:author="Alejandro Sainz" w:date="2024-03-30T04:09:00Z" w16du:dateUtc="2024-03-30T08:09:00Z"/>
          <w:rFonts w:ascii="Cascadia Mono" w:hAnsi="Cascadia Mono" w:cs="Cascadia Mono"/>
          <w:color w:val="000000"/>
          <w:kern w:val="0"/>
          <w:sz w:val="19"/>
          <w:szCs w:val="19"/>
        </w:rPr>
        <w:pPrChange w:id="327" w:author="Alejandro Sainz" w:date="2024-03-30T04:09:00Z" w16du:dateUtc="2024-03-30T08:09:00Z">
          <w:pPr>
            <w:spacing w:line="276" w:lineRule="auto"/>
            <w:jc w:val="both"/>
          </w:pPr>
        </w:pPrChange>
      </w:pPr>
      <w:del w:id="328" w:author="Alejandro Sainz" w:date="2024-03-30T04:09:00Z" w16du:dateUtc="2024-03-30T08:09:00Z">
        <w:r w:rsidRPr="000E52C5" w:rsidDel="00FD68D7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 xml:space="preserve">// </w:delText>
        </w:r>
        <w:r w:rsidR="006263EA" w:rsidDel="00FD68D7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 xml:space="preserve">Finds </w:delText>
        </w:r>
        <w:r w:rsidR="006263EA" w:rsidRPr="000E52C5" w:rsidDel="00FD68D7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 xml:space="preserve">the </w:delText>
        </w:r>
        <w:r w:rsidR="006263EA" w:rsidDel="00FD68D7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>Tag</w:delText>
        </w:r>
        <w:r w:rsidR="006263EA" w:rsidRPr="000E52C5" w:rsidDel="00FD68D7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 xml:space="preserve"> "TLForgeDemo</w:delText>
        </w:r>
        <w:r w:rsidR="006263EA" w:rsidDel="00FD68D7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>Tag</w:delText>
        </w:r>
        <w:r w:rsidR="006263EA" w:rsidRPr="000E52C5" w:rsidDel="00FD68D7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>"</w:delText>
        </w:r>
        <w:r w:rsidR="006263EA" w:rsidDel="00FD68D7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 xml:space="preserve"> and applies it</w:delText>
        </w:r>
        <w:r w:rsidR="006263EA" w:rsidRPr="000E52C5" w:rsidDel="00FD68D7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 xml:space="preserve"> </w:delText>
        </w:r>
        <w:r w:rsidDel="00FD68D7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>to the ‘newTarget’ value.</w:delText>
        </w:r>
      </w:del>
    </w:p>
    <w:p w14:paraId="0AEE998A" w14:textId="285C575C" w:rsidR="00A21142" w:rsidDel="000622B5" w:rsidRDefault="00A048AD" w:rsidP="00FD68D7">
      <w:pPr>
        <w:spacing w:line="276" w:lineRule="auto"/>
        <w:jc w:val="both"/>
        <w:rPr>
          <w:del w:id="329" w:author="Alejandro Sainz" w:date="2024-03-30T04:20:00Z" w16du:dateUtc="2024-03-30T08:20:00Z"/>
          <w:rFonts w:ascii="Cascadia Mono" w:hAnsi="Cascadia Mono" w:cs="Cascadia Mono"/>
          <w:color w:val="000000"/>
          <w:kern w:val="0"/>
          <w:sz w:val="19"/>
          <w:szCs w:val="19"/>
        </w:rPr>
      </w:pPr>
      <w:del w:id="330" w:author="Alejandro Sainz" w:date="2024-03-30T04:09:00Z" w16du:dateUtc="2024-03-30T08:09:00Z">
        <w:r w:rsidDel="00FD68D7">
          <w:rPr>
            <w:rFonts w:ascii="Cascadia Mono" w:hAnsi="Cascadia Mono" w:cs="Cascadia Mono"/>
            <w:color w:val="000000"/>
            <w:kern w:val="0"/>
            <w:sz w:val="19"/>
            <w:szCs w:val="19"/>
          </w:rPr>
          <w:delText>cProperties</w:delText>
        </w:r>
        <w:r w:rsidR="00A21142" w:rsidDel="00FD68D7">
          <w:rPr>
            <w:rFonts w:ascii="Cascadia Mono" w:hAnsi="Cascadia Mono" w:cs="Cascadia Mono"/>
            <w:color w:val="000000"/>
            <w:kern w:val="0"/>
            <w:sz w:val="19"/>
            <w:szCs w:val="19"/>
          </w:rPr>
          <w:delText>.CustomizeThenApplyTag(newTarget, "TLForgeDemoTag");</w:delText>
        </w:r>
      </w:del>
    </w:p>
    <w:p w14:paraId="5DA595AE" w14:textId="77777777" w:rsidR="00806538" w:rsidRDefault="00806538" w:rsidP="00AB2AF2">
      <w:pPr>
        <w:spacing w:line="276" w:lineRule="auto"/>
        <w:jc w:val="both"/>
        <w:rPr>
          <w:ins w:id="331" w:author="Alejandro Sainz" w:date="2024-03-30T03:24:00Z" w16du:dateUtc="2024-03-30T07:24:00Z"/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0317C3A" w14:textId="1F4A1C36" w:rsidR="00CA62FD" w:rsidRPr="00CA62FD" w:rsidRDefault="00CA62FD">
      <w:pPr>
        <w:pStyle w:val="Heading3"/>
        <w:rPr>
          <w:rFonts w:ascii="Arial" w:hAnsi="Arial" w:cs="Arial"/>
          <w:color w:val="000000"/>
          <w:kern w:val="0"/>
          <w:sz w:val="19"/>
          <w:szCs w:val="19"/>
          <w:rPrChange w:id="332" w:author="Alejandro Sainz" w:date="2024-03-30T03:24:00Z" w16du:dateUtc="2024-03-30T07:24:00Z">
            <w:rPr>
              <w:rFonts w:ascii="Cascadia Mono" w:hAnsi="Cascadia Mono" w:cs="Cascadia Mono"/>
              <w:color w:val="000000"/>
              <w:kern w:val="0"/>
              <w:sz w:val="19"/>
              <w:szCs w:val="19"/>
            </w:rPr>
          </w:rPrChange>
        </w:rPr>
        <w:pPrChange w:id="333" w:author="Alejandro Sainz" w:date="2024-03-30T03:24:00Z" w16du:dateUtc="2024-03-30T07:24:00Z">
          <w:pPr>
            <w:spacing w:line="276" w:lineRule="auto"/>
            <w:jc w:val="both"/>
          </w:pPr>
        </w:pPrChange>
      </w:pPr>
      <w:bookmarkStart w:id="334" w:name="_Toc162661892"/>
      <w:ins w:id="335" w:author="Alejandro Sainz" w:date="2024-03-30T03:24:00Z" w16du:dateUtc="2024-03-30T07:24:00Z">
        <w:r w:rsidRPr="00CA62FD">
          <w:rPr>
            <w:rFonts w:ascii="Arial" w:hAnsi="Arial" w:cs="Arial"/>
            <w:rPrChange w:id="336" w:author="Alejandro Sainz" w:date="2024-03-30T03:24:00Z" w16du:dateUtc="2024-03-30T07:24:00Z">
              <w:rPr/>
            </w:rPrChange>
          </w:rPr>
          <w:t xml:space="preserve">To modify the current </w:t>
        </w:r>
        <w:r w:rsidRPr="00CA62FD">
          <w:rPr>
            <w:rFonts w:ascii="Arial" w:hAnsi="Arial" w:cs="Arial"/>
            <w:rPrChange w:id="337" w:author="Alejandro Sainz" w:date="2024-03-30T03:24:00Z" w16du:dateUtc="2024-03-30T07:24:00Z">
              <w:rPr>
                <w:b/>
                <w:bCs/>
              </w:rPr>
            </w:rPrChange>
          </w:rPr>
          <w:t>Layer</w:t>
        </w:r>
        <w:r w:rsidRPr="00CA62FD">
          <w:rPr>
            <w:rFonts w:ascii="Arial" w:hAnsi="Arial" w:cs="Arial"/>
            <w:rPrChange w:id="338" w:author="Alejandro Sainz" w:date="2024-03-30T03:24:00Z" w16du:dateUtc="2024-03-30T07:24:00Z">
              <w:rPr/>
            </w:rPrChange>
          </w:rPr>
          <w:t xml:space="preserve"> of a </w:t>
        </w:r>
        <w:r w:rsidRPr="00CA62FD">
          <w:rPr>
            <w:rFonts w:ascii="Arial" w:hAnsi="Arial" w:cs="Arial"/>
            <w:rPrChange w:id="339" w:author="Alejandro Sainz" w:date="2024-03-30T03:24:00Z" w16du:dateUtc="2024-03-30T07:24:00Z">
              <w:rPr>
                <w:b/>
                <w:bCs/>
              </w:rPr>
            </w:rPrChange>
          </w:rPr>
          <w:t>GameObject</w:t>
        </w:r>
      </w:ins>
      <w:bookmarkEnd w:id="334"/>
    </w:p>
    <w:p w14:paraId="59B619F0" w14:textId="1AE0ECA4" w:rsidR="006263EA" w:rsidDel="000622B5" w:rsidRDefault="006263EA" w:rsidP="006263EA">
      <w:pPr>
        <w:spacing w:line="276" w:lineRule="auto"/>
        <w:jc w:val="both"/>
        <w:rPr>
          <w:del w:id="340" w:author="Alejandro Sainz" w:date="2024-03-30T04:20:00Z" w16du:dateUtc="2024-03-30T08:20:00Z"/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</w:pPr>
      <w:del w:id="341" w:author="Alejandro Sainz" w:date="2024-03-30T04:20:00Z" w16du:dateUtc="2024-03-30T08:20:00Z">
        <w:r w:rsidRPr="00AB2AF2" w:rsidDel="000622B5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 xml:space="preserve">// </w:delText>
        </w:r>
        <w:r w:rsidDel="000622B5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>Creates if don’t exist (only on Editor, on Builds just finds the Layer) and a</w:delText>
        </w:r>
        <w:r w:rsidRPr="00AB2AF2" w:rsidDel="000622B5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 xml:space="preserve">pplies </w:delText>
        </w:r>
      </w:del>
    </w:p>
    <w:p w14:paraId="3A0E04AB" w14:textId="5F674790" w:rsidR="006263EA" w:rsidDel="000622B5" w:rsidRDefault="006263EA" w:rsidP="006263EA">
      <w:pPr>
        <w:spacing w:line="276" w:lineRule="auto"/>
        <w:jc w:val="both"/>
        <w:rPr>
          <w:del w:id="342" w:author="Alejandro Sainz" w:date="2024-03-30T04:20:00Z" w16du:dateUtc="2024-03-30T08:20:00Z"/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</w:pPr>
      <w:del w:id="343" w:author="Alejandro Sainz" w:date="2024-03-30T04:20:00Z" w16du:dateUtc="2024-03-30T08:20:00Z">
        <w:r w:rsidDel="000622B5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 xml:space="preserve">// </w:delText>
        </w:r>
        <w:r w:rsidRPr="00AB2AF2" w:rsidDel="000622B5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 xml:space="preserve">the </w:delText>
        </w:r>
        <w:r w:rsidDel="000622B5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>Layer</w:delText>
        </w:r>
        <w:r w:rsidRPr="00AB2AF2" w:rsidDel="000622B5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 xml:space="preserve"> contained on ‘</w:delText>
        </w:r>
        <w:r w:rsidDel="000622B5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>Layer</w:delText>
        </w:r>
        <w:r w:rsidRPr="00AB2AF2" w:rsidDel="000622B5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 xml:space="preserve"> Name’ </w:delText>
        </w:r>
        <w:r w:rsidDel="000622B5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 xml:space="preserve">to the ‘Target’, both fields of the </w:delText>
        </w:r>
      </w:del>
    </w:p>
    <w:p w14:paraId="00DA81E7" w14:textId="7525D492" w:rsidR="006263EA" w:rsidDel="000622B5" w:rsidRDefault="006263EA" w:rsidP="00AB2AF2">
      <w:pPr>
        <w:spacing w:line="276" w:lineRule="auto"/>
        <w:jc w:val="both"/>
        <w:rPr>
          <w:del w:id="344" w:author="Alejandro Sainz" w:date="2024-03-30T04:20:00Z" w16du:dateUtc="2024-03-30T08:20:00Z"/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</w:pPr>
      <w:del w:id="345" w:author="Alejandro Sainz" w:date="2024-03-30T04:20:00Z" w16du:dateUtc="2024-03-30T08:20:00Z">
        <w:r w:rsidDel="000622B5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>// TLFCustomProperties component</w:delText>
        </w:r>
        <w:r w:rsidRPr="00AB2AF2" w:rsidDel="000622B5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>.</w:delText>
        </w:r>
      </w:del>
    </w:p>
    <w:p w14:paraId="4D686A90" w14:textId="626524C5" w:rsidR="006263EA" w:rsidDel="000622B5" w:rsidRDefault="00A048AD" w:rsidP="00AB2AF2">
      <w:pPr>
        <w:spacing w:line="276" w:lineRule="auto"/>
        <w:jc w:val="both"/>
        <w:rPr>
          <w:del w:id="346" w:author="Alejandro Sainz" w:date="2024-03-30T04:20:00Z" w16du:dateUtc="2024-03-30T08:20:00Z"/>
          <w:rFonts w:ascii="Cascadia Mono" w:hAnsi="Cascadia Mono" w:cs="Cascadia Mono"/>
          <w:color w:val="000000"/>
          <w:kern w:val="0"/>
          <w:sz w:val="19"/>
          <w:szCs w:val="19"/>
        </w:rPr>
      </w:pPr>
      <w:del w:id="347" w:author="Alejandro Sainz" w:date="2024-03-30T04:20:00Z" w16du:dateUtc="2024-03-30T08:20:00Z">
        <w:r w:rsidDel="000622B5">
          <w:rPr>
            <w:rFonts w:ascii="Cascadia Mono" w:hAnsi="Cascadia Mono" w:cs="Cascadia Mono"/>
            <w:color w:val="000000"/>
            <w:kern w:val="0"/>
            <w:sz w:val="19"/>
            <w:szCs w:val="19"/>
          </w:rPr>
          <w:delText>cProperties</w:delText>
        </w:r>
        <w:r w:rsidR="006263EA" w:rsidDel="000622B5">
          <w:rPr>
            <w:rFonts w:ascii="Cascadia Mono" w:hAnsi="Cascadia Mono" w:cs="Cascadia Mono"/>
            <w:color w:val="000000"/>
            <w:kern w:val="0"/>
            <w:sz w:val="19"/>
            <w:szCs w:val="19"/>
          </w:rPr>
          <w:delText>.CustomizeThenApplyLayer();</w:delText>
        </w:r>
      </w:del>
    </w:p>
    <w:p w14:paraId="6246B79C" w14:textId="13BCDA3A" w:rsidR="0008549D" w:rsidDel="000622B5" w:rsidRDefault="0008549D" w:rsidP="00AB2AF2">
      <w:pPr>
        <w:spacing w:line="276" w:lineRule="auto"/>
        <w:jc w:val="both"/>
        <w:rPr>
          <w:del w:id="348" w:author="Alejandro Sainz" w:date="2024-03-30T04:20:00Z" w16du:dateUtc="2024-03-30T08:20:00Z"/>
          <w:rFonts w:ascii="Cascadia Mono" w:hAnsi="Cascadia Mono" w:cs="Cascadia Mono"/>
          <w:color w:val="000000"/>
          <w:kern w:val="0"/>
          <w:sz w:val="19"/>
          <w:szCs w:val="19"/>
        </w:rPr>
      </w:pPr>
      <w:del w:id="349" w:author="Alejandro Sainz" w:date="2024-03-30T04:20:00Z" w16du:dateUtc="2024-03-30T08:20:00Z">
        <w:r w:rsidDel="000622B5">
          <w:rPr>
            <w:rFonts w:ascii="Cascadia Mono" w:hAnsi="Cascadia Mono" w:cs="Cascadia Mono"/>
            <w:color w:val="000000"/>
            <w:kern w:val="0"/>
            <w:sz w:val="19"/>
            <w:szCs w:val="19"/>
          </w:rPr>
          <w:delText>cProperties.ApplyCustomizedLayer();</w:delText>
        </w:r>
        <w:r w:rsidRPr="0008549D" w:rsidDel="000622B5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 xml:space="preserve"> // Only applies the Layer</w:delText>
        </w:r>
      </w:del>
    </w:p>
    <w:p w14:paraId="413E57F5" w14:textId="4F0C9905" w:rsidR="006263EA" w:rsidDel="000622B5" w:rsidRDefault="006263EA" w:rsidP="00AB2AF2">
      <w:pPr>
        <w:spacing w:line="276" w:lineRule="auto"/>
        <w:jc w:val="both"/>
        <w:rPr>
          <w:del w:id="350" w:author="Alejandro Sainz" w:date="2024-03-30T04:20:00Z" w16du:dateUtc="2024-03-30T08:20:00Z"/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11736B5" w14:textId="4A4D3D90" w:rsidR="006263EA" w:rsidDel="009E75AA" w:rsidRDefault="006263EA" w:rsidP="009E75AA">
      <w:pPr>
        <w:spacing w:line="276" w:lineRule="auto"/>
        <w:jc w:val="both"/>
        <w:rPr>
          <w:del w:id="351" w:author="Alejandro Sainz" w:date="2024-03-30T04:30:00Z" w16du:dateUtc="2024-03-30T08:30:00Z"/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pPrChange w:id="352" w:author="Alejandro Sainz" w:date="2024-03-30T04:30:00Z" w16du:dateUtc="2024-03-30T08:30:00Z">
          <w:pPr>
            <w:spacing w:line="276" w:lineRule="auto"/>
            <w:jc w:val="both"/>
          </w:pPr>
        </w:pPrChange>
      </w:pPr>
      <w:r w:rsidRPr="005F5EBD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// </w:t>
      </w:r>
      <w: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Creates </w:t>
      </w:r>
      <w:del w:id="353" w:author="Alejandro Sainz" w:date="2024-03-30T04:30:00Z" w16du:dateUtc="2024-03-30T08:30:00Z">
        <w:r w:rsidDel="009E75AA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 xml:space="preserve">if don’t exist </w:delText>
        </w:r>
      </w:del>
      <w: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(</w:t>
      </w:r>
      <w:del w:id="354" w:author="Alejandro Sainz" w:date="2024-03-30T04:30:00Z" w16du:dateUtc="2024-03-30T08:30:00Z">
        <w:r w:rsidDel="009E75AA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 xml:space="preserve">only on </w:delText>
        </w:r>
      </w:del>
      <w: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Editor</w:t>
      </w:r>
      <w:ins w:id="355" w:author="Alejandro Sainz" w:date="2024-03-30T04:30:00Z" w16du:dateUtc="2024-03-30T08:30:00Z">
        <w:r w:rsidR="009E75AA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t xml:space="preserve"> </w:t>
        </w:r>
        <w:r w:rsidR="009E75AA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t>only</w:t>
        </w:r>
      </w:ins>
      <w:del w:id="356" w:author="Alejandro Sainz" w:date="2024-03-30T04:30:00Z" w16du:dateUtc="2024-03-30T08:30:00Z">
        <w:r w:rsidDel="009E75AA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>, on Builds just finds the Layer</w:delText>
        </w:r>
      </w:del>
      <w: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) and a</w:t>
      </w:r>
      <w:r w:rsidRPr="00AB2AF2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pplies </w:t>
      </w:r>
    </w:p>
    <w:p w14:paraId="0037A08F" w14:textId="7F8D437A" w:rsidR="006263EA" w:rsidRPr="006263EA" w:rsidRDefault="006263EA" w:rsidP="009E75AA">
      <w:pPr>
        <w:spacing w:line="276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del w:id="357" w:author="Alejandro Sainz" w:date="2024-03-30T04:30:00Z" w16du:dateUtc="2024-03-30T08:30:00Z">
        <w:r w:rsidDel="009E75AA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 xml:space="preserve">// </w:delText>
        </w:r>
      </w:del>
      <w:r w:rsidRPr="00AB2AF2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the</w:t>
      </w:r>
      <w:ins w:id="358" w:author="Alejandro Sainz" w:date="2024-03-30T04:31:00Z" w16du:dateUtc="2024-03-30T08:31:00Z">
        <w:r w:rsidR="009E75AA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t xml:space="preserve"> defined</w:t>
        </w:r>
      </w:ins>
      <w:r w:rsidRPr="00AB2AF2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Layer</w:t>
      </w:r>
      <w:ins w:id="359" w:author="Alejandro Sainz" w:date="2024-03-30T04:31:00Z" w16du:dateUtc="2024-03-30T08:31:00Z">
        <w:r w:rsidR="009E75AA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t xml:space="preserve"> </w:t>
        </w:r>
      </w:ins>
      <w:del w:id="360" w:author="Alejandro Sainz" w:date="2024-03-30T04:31:00Z" w16du:dateUtc="2024-03-30T08:31:00Z">
        <w:r w:rsidRPr="00AB2AF2" w:rsidDel="009E75AA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 xml:space="preserve"> contained on ‘</w:delText>
        </w:r>
        <w:r w:rsidDel="009E75AA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>Layer</w:delText>
        </w:r>
        <w:r w:rsidRPr="00AB2AF2" w:rsidDel="009E75AA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 xml:space="preserve"> Name’ </w:delText>
        </w:r>
        <w:r w:rsidDel="009E75AA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>to t</w:delText>
        </w:r>
      </w:del>
      <w:ins w:id="361" w:author="Alejandro Sainz" w:date="2024-03-30T04:31:00Z" w16du:dateUtc="2024-03-30T08:31:00Z">
        <w:r w:rsidR="009E75AA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t>to t</w:t>
        </w:r>
      </w:ins>
      <w: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he ‘newTarget’ value.</w:t>
      </w:r>
    </w:p>
    <w:p w14:paraId="44DEAC76" w14:textId="1FE62589" w:rsidR="00AB2AF2" w:rsidRDefault="00A048AD" w:rsidP="00AB2AF2">
      <w:pPr>
        <w:spacing w:line="276" w:lineRule="auto"/>
        <w:jc w:val="both"/>
        <w:rPr>
          <w:ins w:id="362" w:author="Alejandro Sainz" w:date="2024-03-30T04:31:00Z" w16du:dateUtc="2024-03-30T08:31:00Z"/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cProperties</w:t>
      </w:r>
      <w:r w:rsidR="00806538"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  <w:r w:rsidR="006263EA">
        <w:rPr>
          <w:rFonts w:ascii="Cascadia Mono" w:hAnsi="Cascadia Mono" w:cs="Cascadia Mono"/>
          <w:color w:val="000000"/>
          <w:kern w:val="0"/>
          <w:sz w:val="19"/>
          <w:szCs w:val="19"/>
        </w:rPr>
        <w:t>CustomizeThenApplyLayer</w:t>
      </w:r>
      <w:r w:rsidR="00AB2AF2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 w:rsidR="006263EA">
        <w:rPr>
          <w:rFonts w:ascii="Cascadia Mono" w:hAnsi="Cascadia Mono" w:cs="Cascadia Mono"/>
          <w:color w:val="000000"/>
          <w:kern w:val="0"/>
          <w:sz w:val="19"/>
          <w:szCs w:val="19"/>
        </w:rPr>
        <w:t>newTarget</w:t>
      </w:r>
      <w:ins w:id="363" w:author="Alejandro Sainz" w:date="2024-03-30T04:19:00Z" w16du:dateUtc="2024-03-30T08:19:00Z">
        <w:r w:rsidR="000622B5">
          <w:rPr>
            <w:rFonts w:ascii="Cascadia Mono" w:hAnsi="Cascadia Mono" w:cs="Cascadia Mono"/>
            <w:color w:val="000000"/>
            <w:kern w:val="0"/>
            <w:sz w:val="19"/>
            <w:szCs w:val="19"/>
          </w:rPr>
          <w:t xml:space="preserve">, </w:t>
        </w:r>
        <w:r w:rsidR="000622B5">
          <w:rPr>
            <w:rFonts w:ascii="Cascadia Mono" w:hAnsi="Cascadia Mono" w:cs="Cascadia Mono"/>
            <w:color w:val="000000"/>
            <w:kern w:val="0"/>
            <w:sz w:val="19"/>
            <w:szCs w:val="19"/>
          </w:rPr>
          <w:t>"TLForgeDemoLayer"</w:t>
        </w:r>
      </w:ins>
      <w:r w:rsidR="00AB2AF2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BBA6627" w14:textId="081C264E" w:rsidR="009E75AA" w:rsidRDefault="009E75AA" w:rsidP="00AB2AF2">
      <w:pPr>
        <w:spacing w:line="276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ins w:id="364" w:author="Alejandro Sainz" w:date="2024-03-30T04:31:00Z" w16du:dateUtc="2024-03-30T08:31:00Z">
        <w:r w:rsidRPr="0008549D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t xml:space="preserve">// </w:t>
        </w:r>
      </w:ins>
      <w:ins w:id="365" w:author="Alejandro Sainz" w:date="2024-03-30T04:32:00Z" w16du:dateUtc="2024-03-30T08:32:00Z">
        <w:r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t xml:space="preserve">Find (Editor and Build) </w:t>
        </w:r>
        <w:r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t xml:space="preserve">and </w:t>
        </w:r>
      </w:ins>
      <w:ins w:id="366" w:author="Alejandro Sainz" w:date="2024-03-30T04:31:00Z" w16du:dateUtc="2024-03-30T08:31:00Z">
        <w:r w:rsidRPr="0008549D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t xml:space="preserve">applies the </w:t>
        </w:r>
        <w:r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t xml:space="preserve">existing </w:t>
        </w:r>
        <w:r w:rsidRPr="0008549D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t>Layer</w:t>
        </w:r>
        <w:r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t xml:space="preserve"> to ‘newTarget’</w:t>
        </w:r>
      </w:ins>
    </w:p>
    <w:p w14:paraId="1A90F2F0" w14:textId="6E727012" w:rsidR="0008549D" w:rsidDel="000622B5" w:rsidRDefault="0008549D" w:rsidP="000622B5">
      <w:pPr>
        <w:spacing w:line="276" w:lineRule="auto"/>
        <w:jc w:val="both"/>
        <w:rPr>
          <w:del w:id="367" w:author="Alejandro Sainz" w:date="2024-03-30T04:20:00Z" w16du:dateUtc="2024-03-30T08:20:00Z"/>
          <w:rFonts w:ascii="Cascadia Mono" w:hAnsi="Cascadia Mono" w:cs="Cascadia Mono"/>
          <w:color w:val="000000"/>
          <w:kern w:val="0"/>
          <w:sz w:val="19"/>
          <w:szCs w:val="19"/>
        </w:rPr>
        <w:pPrChange w:id="368" w:author="Alejandro Sainz" w:date="2024-03-30T04:20:00Z" w16du:dateUtc="2024-03-30T08:20:00Z">
          <w:pPr>
            <w:spacing w:line="276" w:lineRule="auto"/>
            <w:jc w:val="both"/>
          </w:pPr>
        </w:pPrChange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cProperties.ApplyCustomizedLayer(newTarget</w:t>
      </w:r>
      <w:ins w:id="369" w:author="Alejandro Sainz" w:date="2024-03-30T04:19:00Z" w16du:dateUtc="2024-03-30T08:19:00Z">
        <w:r w:rsidR="000622B5">
          <w:rPr>
            <w:rFonts w:ascii="Cascadia Mono" w:hAnsi="Cascadia Mono" w:cs="Cascadia Mono"/>
            <w:color w:val="000000"/>
            <w:kern w:val="0"/>
            <w:sz w:val="19"/>
            <w:szCs w:val="19"/>
          </w:rPr>
          <w:t xml:space="preserve">, </w:t>
        </w:r>
        <w:r w:rsidR="000622B5">
          <w:rPr>
            <w:rFonts w:ascii="Cascadia Mono" w:hAnsi="Cascadia Mono" w:cs="Cascadia Mono"/>
            <w:color w:val="000000"/>
            <w:kern w:val="0"/>
            <w:sz w:val="19"/>
            <w:szCs w:val="19"/>
          </w:rPr>
          <w:t>"TLForgeDemoLayer"</w:t>
        </w:r>
      </w:ins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del w:id="370" w:author="Alejandro Sainz" w:date="2024-03-30T04:31:00Z" w16du:dateUtc="2024-03-30T08:31:00Z">
        <w:r w:rsidRPr="0008549D" w:rsidDel="009E75AA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 xml:space="preserve"> // Only applies the Layer</w:delText>
        </w:r>
        <w:r w:rsidDel="009E75AA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 xml:space="preserve"> to ‘newTarget’</w:delText>
        </w:r>
      </w:del>
    </w:p>
    <w:p w14:paraId="6882C562" w14:textId="3165CD46" w:rsidR="006263EA" w:rsidDel="000622B5" w:rsidRDefault="006263EA" w:rsidP="000622B5">
      <w:pPr>
        <w:spacing w:line="276" w:lineRule="auto"/>
        <w:jc w:val="both"/>
        <w:rPr>
          <w:del w:id="371" w:author="Alejandro Sainz" w:date="2024-03-30T04:20:00Z" w16du:dateUtc="2024-03-30T08:20:00Z"/>
          <w:rFonts w:ascii="Cascadia Mono" w:hAnsi="Cascadia Mono" w:cs="Cascadia Mono"/>
          <w:color w:val="000000"/>
          <w:kern w:val="0"/>
          <w:sz w:val="19"/>
          <w:szCs w:val="19"/>
        </w:rPr>
        <w:pPrChange w:id="372" w:author="Alejandro Sainz" w:date="2024-03-30T04:20:00Z" w16du:dateUtc="2024-03-30T08:20:00Z">
          <w:pPr>
            <w:spacing w:line="276" w:lineRule="auto"/>
            <w:jc w:val="both"/>
          </w:pPr>
        </w:pPrChange>
      </w:pPr>
    </w:p>
    <w:p w14:paraId="125228B3" w14:textId="149DD8FC" w:rsidR="006263EA" w:rsidDel="000622B5" w:rsidRDefault="006263EA" w:rsidP="000622B5">
      <w:pPr>
        <w:spacing w:line="276" w:lineRule="auto"/>
        <w:jc w:val="both"/>
        <w:rPr>
          <w:del w:id="373" w:author="Alejandro Sainz" w:date="2024-03-30T04:20:00Z" w16du:dateUtc="2024-03-30T08:20:00Z"/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pPrChange w:id="374" w:author="Alejandro Sainz" w:date="2024-03-30T04:20:00Z" w16du:dateUtc="2024-03-30T08:20:00Z">
          <w:pPr>
            <w:spacing w:line="276" w:lineRule="auto"/>
            <w:jc w:val="both"/>
          </w:pPr>
        </w:pPrChange>
      </w:pPr>
      <w:del w:id="375" w:author="Alejandro Sainz" w:date="2024-03-30T04:20:00Z" w16du:dateUtc="2024-03-30T08:20:00Z">
        <w:r w:rsidRPr="000E52C5" w:rsidDel="000622B5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 xml:space="preserve">// </w:delText>
        </w:r>
        <w:r w:rsidDel="000622B5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 xml:space="preserve">Finds </w:delText>
        </w:r>
        <w:r w:rsidRPr="000E52C5" w:rsidDel="000622B5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 xml:space="preserve">the </w:delText>
        </w:r>
        <w:r w:rsidDel="000622B5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>Layer</w:delText>
        </w:r>
        <w:r w:rsidRPr="000E52C5" w:rsidDel="000622B5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 xml:space="preserve"> "TLForgeDemo</w:delText>
        </w:r>
        <w:r w:rsidDel="000622B5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>Layer</w:delText>
        </w:r>
        <w:r w:rsidRPr="000E52C5" w:rsidDel="000622B5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>"</w:delText>
        </w:r>
        <w:r w:rsidDel="000622B5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 xml:space="preserve"> and applies it</w:delText>
        </w:r>
        <w:r w:rsidRPr="000E52C5" w:rsidDel="000622B5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 xml:space="preserve"> to the </w:delText>
        </w:r>
        <w:r w:rsidDel="000622B5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 xml:space="preserve">‘Target’ of the </w:delText>
        </w:r>
      </w:del>
    </w:p>
    <w:p w14:paraId="20BD2546" w14:textId="71C9248F" w:rsidR="006263EA" w:rsidDel="000622B5" w:rsidRDefault="006263EA" w:rsidP="000622B5">
      <w:pPr>
        <w:spacing w:line="276" w:lineRule="auto"/>
        <w:jc w:val="both"/>
        <w:rPr>
          <w:del w:id="376" w:author="Alejandro Sainz" w:date="2024-03-30T04:20:00Z" w16du:dateUtc="2024-03-30T08:20:00Z"/>
          <w:rFonts w:ascii="Cascadia Mono" w:hAnsi="Cascadia Mono" w:cs="Cascadia Mono"/>
          <w:color w:val="000000"/>
          <w:kern w:val="0"/>
          <w:sz w:val="19"/>
          <w:szCs w:val="19"/>
        </w:rPr>
        <w:pPrChange w:id="377" w:author="Alejandro Sainz" w:date="2024-03-30T04:20:00Z" w16du:dateUtc="2024-03-30T08:20:00Z">
          <w:pPr>
            <w:spacing w:line="276" w:lineRule="auto"/>
            <w:jc w:val="both"/>
          </w:pPr>
        </w:pPrChange>
      </w:pPr>
      <w:del w:id="378" w:author="Alejandro Sainz" w:date="2024-03-30T04:20:00Z" w16du:dateUtc="2024-03-30T08:20:00Z">
        <w:r w:rsidDel="000622B5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>// TLFCustomProperties component</w:delText>
        </w:r>
        <w:r w:rsidRPr="00AB2AF2" w:rsidDel="000622B5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>.</w:delText>
        </w:r>
      </w:del>
    </w:p>
    <w:p w14:paraId="721ECD8E" w14:textId="34DE31C1" w:rsidR="00806538" w:rsidDel="000622B5" w:rsidRDefault="00A048AD" w:rsidP="000622B5">
      <w:pPr>
        <w:spacing w:line="276" w:lineRule="auto"/>
        <w:jc w:val="both"/>
        <w:rPr>
          <w:del w:id="379" w:author="Alejandro Sainz" w:date="2024-03-30T04:20:00Z" w16du:dateUtc="2024-03-30T08:20:00Z"/>
          <w:rFonts w:ascii="Cascadia Mono" w:hAnsi="Cascadia Mono" w:cs="Cascadia Mono"/>
          <w:color w:val="000000"/>
          <w:kern w:val="0"/>
          <w:sz w:val="19"/>
          <w:szCs w:val="19"/>
        </w:rPr>
        <w:pPrChange w:id="380" w:author="Alejandro Sainz" w:date="2024-03-30T04:20:00Z" w16du:dateUtc="2024-03-30T08:20:00Z">
          <w:pPr>
            <w:spacing w:line="276" w:lineRule="auto"/>
            <w:jc w:val="both"/>
          </w:pPr>
        </w:pPrChange>
      </w:pPr>
      <w:del w:id="381" w:author="Alejandro Sainz" w:date="2024-03-30T04:20:00Z" w16du:dateUtc="2024-03-30T08:20:00Z">
        <w:r w:rsidDel="000622B5">
          <w:rPr>
            <w:rFonts w:ascii="Cascadia Mono" w:hAnsi="Cascadia Mono" w:cs="Cascadia Mono"/>
            <w:color w:val="000000"/>
            <w:kern w:val="0"/>
            <w:sz w:val="19"/>
            <w:szCs w:val="19"/>
          </w:rPr>
          <w:delText>cProperties</w:delText>
        </w:r>
        <w:r w:rsidR="00806538" w:rsidDel="000622B5">
          <w:rPr>
            <w:rFonts w:ascii="Cascadia Mono" w:hAnsi="Cascadia Mono" w:cs="Cascadia Mono"/>
            <w:color w:val="000000"/>
            <w:kern w:val="0"/>
            <w:sz w:val="19"/>
            <w:szCs w:val="19"/>
          </w:rPr>
          <w:delText>.</w:delText>
        </w:r>
        <w:r w:rsidR="00AB2AF2" w:rsidDel="000622B5">
          <w:rPr>
            <w:rFonts w:ascii="Cascadia Mono" w:hAnsi="Cascadia Mono" w:cs="Cascadia Mono"/>
            <w:color w:val="000000"/>
            <w:kern w:val="0"/>
            <w:sz w:val="19"/>
            <w:szCs w:val="19"/>
          </w:rPr>
          <w:delText>CustomizeThenApplyLayer(</w:delText>
        </w:r>
        <w:r w:rsidR="006263EA" w:rsidDel="000622B5">
          <w:rPr>
            <w:rFonts w:ascii="Cascadia Mono" w:hAnsi="Cascadia Mono" w:cs="Cascadia Mono"/>
            <w:color w:val="000000"/>
            <w:kern w:val="0"/>
            <w:sz w:val="19"/>
            <w:szCs w:val="19"/>
          </w:rPr>
          <w:delText>"TLForgeDemoLayer"</w:delText>
        </w:r>
        <w:r w:rsidR="00AB2AF2" w:rsidDel="000622B5">
          <w:rPr>
            <w:rFonts w:ascii="Cascadia Mono" w:hAnsi="Cascadia Mono" w:cs="Cascadia Mono"/>
            <w:color w:val="000000"/>
            <w:kern w:val="0"/>
            <w:sz w:val="19"/>
            <w:szCs w:val="19"/>
          </w:rPr>
          <w:delText>);</w:delText>
        </w:r>
      </w:del>
    </w:p>
    <w:p w14:paraId="7D948C3B" w14:textId="4B277E1F" w:rsidR="00E911D6" w:rsidDel="000622B5" w:rsidRDefault="00E911D6" w:rsidP="000622B5">
      <w:pPr>
        <w:spacing w:line="276" w:lineRule="auto"/>
        <w:jc w:val="both"/>
        <w:rPr>
          <w:del w:id="382" w:author="Alejandro Sainz" w:date="2024-03-30T04:20:00Z" w16du:dateUtc="2024-03-30T08:20:00Z"/>
          <w:rFonts w:ascii="Cascadia Mono" w:hAnsi="Cascadia Mono" w:cs="Cascadia Mono"/>
          <w:color w:val="000000"/>
          <w:kern w:val="0"/>
          <w:sz w:val="19"/>
          <w:szCs w:val="19"/>
        </w:rPr>
        <w:pPrChange w:id="383" w:author="Alejandro Sainz" w:date="2024-03-30T04:20:00Z" w16du:dateUtc="2024-03-30T08:20:00Z">
          <w:pPr>
            <w:spacing w:line="276" w:lineRule="auto"/>
            <w:jc w:val="both"/>
          </w:pPr>
        </w:pPrChange>
      </w:pPr>
    </w:p>
    <w:p w14:paraId="65B20BED" w14:textId="5FF81E6A" w:rsidR="00E911D6" w:rsidDel="000622B5" w:rsidRDefault="00E911D6" w:rsidP="000622B5">
      <w:pPr>
        <w:spacing w:line="276" w:lineRule="auto"/>
        <w:jc w:val="both"/>
        <w:rPr>
          <w:del w:id="384" w:author="Alejandro Sainz" w:date="2024-03-30T04:20:00Z" w16du:dateUtc="2024-03-30T08:20:00Z"/>
          <w:rFonts w:ascii="Cascadia Mono" w:hAnsi="Cascadia Mono" w:cs="Cascadia Mono"/>
          <w:color w:val="000000"/>
          <w:kern w:val="0"/>
          <w:sz w:val="19"/>
          <w:szCs w:val="19"/>
        </w:rPr>
        <w:pPrChange w:id="385" w:author="Alejandro Sainz" w:date="2024-03-30T04:20:00Z" w16du:dateUtc="2024-03-30T08:20:00Z">
          <w:pPr>
            <w:spacing w:line="276" w:lineRule="auto"/>
            <w:jc w:val="both"/>
          </w:pPr>
        </w:pPrChange>
      </w:pPr>
      <w:del w:id="386" w:author="Alejandro Sainz" w:date="2024-03-30T04:20:00Z" w16du:dateUtc="2024-03-30T08:20:00Z">
        <w:r w:rsidRPr="000E52C5" w:rsidDel="000622B5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 xml:space="preserve">// </w:delText>
        </w:r>
        <w:r w:rsidDel="000622B5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 xml:space="preserve">Finds </w:delText>
        </w:r>
        <w:r w:rsidRPr="000E52C5" w:rsidDel="000622B5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 xml:space="preserve">the </w:delText>
        </w:r>
        <w:r w:rsidDel="000622B5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>Layer</w:delText>
        </w:r>
        <w:r w:rsidRPr="000E52C5" w:rsidDel="000622B5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 xml:space="preserve"> "TLForgeDemo</w:delText>
        </w:r>
        <w:r w:rsidDel="000622B5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>Layer</w:delText>
        </w:r>
        <w:r w:rsidRPr="000E52C5" w:rsidDel="000622B5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>"</w:delText>
        </w:r>
        <w:r w:rsidDel="000622B5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 xml:space="preserve"> and applies it</w:delText>
        </w:r>
        <w:r w:rsidRPr="000E52C5" w:rsidDel="000622B5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 xml:space="preserve"> </w:delText>
        </w:r>
        <w:r w:rsidDel="000622B5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delText>to the ‘newTarget’ value.</w:delText>
        </w:r>
      </w:del>
    </w:p>
    <w:p w14:paraId="4DEEAD54" w14:textId="69AAFABA" w:rsidR="00AB2AF2" w:rsidDel="000622B5" w:rsidRDefault="00A048AD" w:rsidP="000622B5">
      <w:pPr>
        <w:spacing w:line="276" w:lineRule="auto"/>
        <w:jc w:val="both"/>
        <w:rPr>
          <w:del w:id="387" w:author="Alejandro Sainz" w:date="2024-03-30T04:20:00Z" w16du:dateUtc="2024-03-30T08:20:00Z"/>
          <w:rFonts w:ascii="Cascadia Mono" w:hAnsi="Cascadia Mono" w:cs="Cascadia Mono"/>
          <w:color w:val="000000"/>
          <w:kern w:val="0"/>
          <w:sz w:val="19"/>
          <w:szCs w:val="19"/>
        </w:rPr>
      </w:pPr>
      <w:del w:id="388" w:author="Alejandro Sainz" w:date="2024-03-30T04:20:00Z" w16du:dateUtc="2024-03-30T08:20:00Z">
        <w:r w:rsidDel="000622B5">
          <w:rPr>
            <w:rFonts w:ascii="Cascadia Mono" w:hAnsi="Cascadia Mono" w:cs="Cascadia Mono"/>
            <w:color w:val="000000"/>
            <w:kern w:val="0"/>
            <w:sz w:val="19"/>
            <w:szCs w:val="19"/>
          </w:rPr>
          <w:delText>cProperties</w:delText>
        </w:r>
        <w:r w:rsidR="00AB2AF2" w:rsidDel="000622B5">
          <w:rPr>
            <w:rFonts w:ascii="Cascadia Mono" w:hAnsi="Cascadia Mono" w:cs="Cascadia Mono"/>
            <w:color w:val="000000"/>
            <w:kern w:val="0"/>
            <w:sz w:val="19"/>
            <w:szCs w:val="19"/>
          </w:rPr>
          <w:delText>.CustomizeThenApplyLayer(</w:delText>
        </w:r>
        <w:r w:rsidR="006263EA" w:rsidDel="000622B5">
          <w:rPr>
            <w:rFonts w:ascii="Cascadia Mono" w:hAnsi="Cascadia Mono" w:cs="Cascadia Mono"/>
            <w:color w:val="000000"/>
            <w:kern w:val="0"/>
            <w:sz w:val="19"/>
            <w:szCs w:val="19"/>
          </w:rPr>
          <w:delText xml:space="preserve">newTarget, </w:delText>
        </w:r>
        <w:r w:rsidR="00AB2AF2" w:rsidDel="000622B5">
          <w:rPr>
            <w:rFonts w:ascii="Cascadia Mono" w:hAnsi="Cascadia Mono" w:cs="Cascadia Mono"/>
            <w:color w:val="000000"/>
            <w:kern w:val="0"/>
            <w:sz w:val="19"/>
            <w:szCs w:val="19"/>
          </w:rPr>
          <w:delText>"TLForgeDemoLayer");</w:delText>
        </w:r>
      </w:del>
    </w:p>
    <w:p w14:paraId="3D1627B7" w14:textId="77777777" w:rsidR="00A83EA3" w:rsidRDefault="00A83EA3" w:rsidP="00AB2AF2">
      <w:pPr>
        <w:spacing w:line="276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F5950EC" w14:textId="4A18D3C9" w:rsidR="00A83EA3" w:rsidRPr="00CA62FD" w:rsidRDefault="00A83EA3">
      <w:pPr>
        <w:pStyle w:val="Heading3"/>
        <w:rPr>
          <w:rFonts w:ascii="Arial" w:hAnsi="Arial" w:cs="Arial"/>
          <w:rPrChange w:id="389" w:author="Alejandro Sainz" w:date="2024-03-30T03:25:00Z" w16du:dateUtc="2024-03-30T07:25:00Z">
            <w:rPr/>
          </w:rPrChange>
        </w:rPr>
        <w:pPrChange w:id="390" w:author="Alejandro Sainz" w:date="2024-03-30T03:25:00Z" w16du:dateUtc="2024-03-30T07:25:00Z">
          <w:pPr>
            <w:spacing w:line="276" w:lineRule="auto"/>
            <w:jc w:val="both"/>
          </w:pPr>
        </w:pPrChange>
      </w:pPr>
      <w:del w:id="391" w:author="Alejandro Sainz" w:date="2024-03-30T03:25:00Z" w16du:dateUtc="2024-03-30T07:25:00Z">
        <w:r w:rsidRPr="00CA62FD" w:rsidDel="00CA62FD">
          <w:rPr>
            <w:rFonts w:ascii="Arial" w:hAnsi="Arial" w:cs="Arial"/>
            <w:rPrChange w:id="392" w:author="Alejandro Sainz" w:date="2024-03-30T03:25:00Z" w16du:dateUtc="2024-03-30T07:25:00Z">
              <w:rPr/>
            </w:rPrChange>
          </w:rPr>
          <w:delText>If you want t</w:delText>
        </w:r>
      </w:del>
      <w:bookmarkStart w:id="393" w:name="_Toc162661893"/>
      <w:ins w:id="394" w:author="Alejandro Sainz" w:date="2024-03-30T03:25:00Z" w16du:dateUtc="2024-03-30T07:25:00Z">
        <w:r w:rsidR="00CA62FD" w:rsidRPr="00CA62FD">
          <w:rPr>
            <w:rFonts w:ascii="Arial" w:hAnsi="Arial" w:cs="Arial"/>
            <w:rPrChange w:id="395" w:author="Alejandro Sainz" w:date="2024-03-30T03:25:00Z" w16du:dateUtc="2024-03-30T07:25:00Z">
              <w:rPr/>
            </w:rPrChange>
          </w:rPr>
          <w:t>T</w:t>
        </w:r>
      </w:ins>
      <w:r w:rsidRPr="00CA62FD">
        <w:rPr>
          <w:rFonts w:ascii="Arial" w:hAnsi="Arial" w:cs="Arial"/>
          <w:rPrChange w:id="396" w:author="Alejandro Sainz" w:date="2024-03-30T03:25:00Z" w16du:dateUtc="2024-03-30T07:25:00Z">
            <w:rPr/>
          </w:rPrChange>
        </w:rPr>
        <w:t>o modify the Collision Layer Matrix</w:t>
      </w:r>
      <w:r w:rsidR="00C53175" w:rsidRPr="00CA62FD">
        <w:rPr>
          <w:rFonts w:ascii="Arial" w:hAnsi="Arial" w:cs="Arial"/>
          <w:rPrChange w:id="397" w:author="Alejandro Sainz" w:date="2024-03-30T03:25:00Z" w16du:dateUtc="2024-03-30T07:25:00Z">
            <w:rPr/>
          </w:rPrChange>
        </w:rPr>
        <w:t xml:space="preserve"> preset</w:t>
      </w:r>
      <w:bookmarkEnd w:id="393"/>
      <w:del w:id="398" w:author="Alejandro Sainz" w:date="2024-03-30T03:25:00Z" w16du:dateUtc="2024-03-30T07:25:00Z">
        <w:r w:rsidRPr="00CA62FD" w:rsidDel="00CA62FD">
          <w:rPr>
            <w:rFonts w:ascii="Arial" w:hAnsi="Arial" w:cs="Arial"/>
            <w:rPrChange w:id="399" w:author="Alejandro Sainz" w:date="2024-03-30T03:25:00Z" w16du:dateUtc="2024-03-30T07:25:00Z">
              <w:rPr/>
            </w:rPrChange>
          </w:rPr>
          <w:delText>:</w:delText>
        </w:r>
      </w:del>
    </w:p>
    <w:p w14:paraId="41169E7D" w14:textId="422EDDF8" w:rsidR="003A1BD7" w:rsidRPr="003A1BD7" w:rsidDel="008A3CAC" w:rsidRDefault="003A1BD7" w:rsidP="00AB2AF2">
      <w:pPr>
        <w:spacing w:line="276" w:lineRule="auto"/>
        <w:jc w:val="both"/>
        <w:rPr>
          <w:moveFrom w:id="400" w:author="Alejandro Sainz" w:date="2024-03-30T04:21:00Z" w16du:dateUtc="2024-03-30T08:21:00Z"/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</w:pPr>
      <w:moveFromRangeStart w:id="401" w:author="Alejandro Sainz" w:date="2024-03-30T04:21:00Z" w:name="move162664885"/>
      <w:moveFrom w:id="402" w:author="Alejandro Sainz" w:date="2024-03-30T04:21:00Z" w16du:dateUtc="2024-03-30T08:21:00Z">
        <w:r w:rsidRPr="00D077F1" w:rsidDel="008A3CAC">
          <w:rPr>
            <w:rFonts w:ascii="Cascadia Mono" w:hAnsi="Cascadia Mono" w:cs="Cascadia Mono"/>
            <w:color w:val="538135" w:themeColor="accent6" w:themeShade="BF"/>
            <w:kern w:val="0"/>
            <w:sz w:val="19"/>
            <w:szCs w:val="19"/>
          </w:rPr>
          <w:t>// Required fields</w:t>
        </w:r>
      </w:moveFrom>
    </w:p>
    <w:p w14:paraId="7036B20C" w14:textId="5A49AF70" w:rsidR="003A1BD7" w:rsidDel="008A3CAC" w:rsidRDefault="003A1BD7" w:rsidP="00AB2AF2">
      <w:pPr>
        <w:spacing w:line="276" w:lineRule="auto"/>
        <w:jc w:val="both"/>
        <w:rPr>
          <w:moveFrom w:id="403" w:author="Alejandro Sainz" w:date="2024-03-30T04:21:00Z" w16du:dateUtc="2024-03-30T08:21:00Z"/>
          <w:rFonts w:ascii="Cascadia Mono" w:hAnsi="Cascadia Mono" w:cs="Cascadia Mono"/>
          <w:color w:val="000000"/>
          <w:kern w:val="0"/>
          <w:sz w:val="19"/>
          <w:szCs w:val="19"/>
        </w:rPr>
      </w:pPr>
      <w:moveFrom w:id="404" w:author="Alejandro Sainz" w:date="2024-03-30T04:21:00Z" w16du:dateUtc="2024-03-30T08:21:00Z">
        <w:r w:rsidDel="008A3CAC">
          <w:rPr>
            <w:rFonts w:ascii="Cascadia Mono" w:hAnsi="Cascadia Mono" w:cs="Cascadia Mono"/>
            <w:color w:val="000000"/>
            <w:kern w:val="0"/>
            <w:sz w:val="19"/>
            <w:szCs w:val="19"/>
          </w:rPr>
          <w:t>private TLFCollisionMatrix2D matrix2D;</w:t>
        </w:r>
      </w:moveFrom>
    </w:p>
    <w:p w14:paraId="232C3D85" w14:textId="365769B5" w:rsidR="00150CB3" w:rsidDel="008A3CAC" w:rsidRDefault="00150CB3" w:rsidP="00150CB3">
      <w:pPr>
        <w:spacing w:line="276" w:lineRule="auto"/>
        <w:jc w:val="both"/>
        <w:rPr>
          <w:moveFrom w:id="405" w:author="Alejandro Sainz" w:date="2024-03-30T04:21:00Z" w16du:dateUtc="2024-03-30T08:21:00Z"/>
          <w:rFonts w:ascii="Cascadia Mono" w:hAnsi="Cascadia Mono" w:cs="Cascadia Mono"/>
          <w:color w:val="000000"/>
          <w:kern w:val="0"/>
          <w:sz w:val="19"/>
          <w:szCs w:val="19"/>
        </w:rPr>
      </w:pPr>
      <w:moveFrom w:id="406" w:author="Alejandro Sainz" w:date="2024-03-30T04:21:00Z" w16du:dateUtc="2024-03-30T08:21:00Z">
        <w:r w:rsidDel="008A3CAC">
          <w:rPr>
            <w:rFonts w:ascii="Cascadia Mono" w:hAnsi="Cascadia Mono" w:cs="Cascadia Mono"/>
            <w:color w:val="000000"/>
            <w:kern w:val="0"/>
            <w:sz w:val="19"/>
            <w:szCs w:val="19"/>
          </w:rPr>
          <w:t>private TLFCollisionMatrix3D matrix3D;</w:t>
        </w:r>
      </w:moveFrom>
    </w:p>
    <w:moveFromRangeEnd w:id="401"/>
    <w:p w14:paraId="76046F3C" w14:textId="2CCFAC67" w:rsidR="00150CB3" w:rsidDel="008A3CAC" w:rsidRDefault="00150CB3" w:rsidP="00AB2AF2">
      <w:pPr>
        <w:spacing w:line="276" w:lineRule="auto"/>
        <w:jc w:val="both"/>
        <w:rPr>
          <w:del w:id="407" w:author="Alejandro Sainz" w:date="2024-03-30T04:21:00Z" w16du:dateUtc="2024-03-30T08:21:00Z"/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900E9AC" w14:textId="35A5390F" w:rsidR="00150CB3" w:rsidRPr="00150CB3" w:rsidRDefault="00150CB3" w:rsidP="00AB2AF2">
      <w:pPr>
        <w:spacing w:line="276" w:lineRule="auto"/>
        <w:jc w:val="both"/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</w:pPr>
      <w:r w:rsidRPr="00150CB3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// Import the ‘TLForgeDemoMatrix2D’ json stored in ‘EditorData/CollisionData/2D/’</w:t>
      </w:r>
    </w:p>
    <w:p w14:paraId="43C84ED6" w14:textId="42F9E805" w:rsidR="00150CB3" w:rsidRDefault="00150CB3" w:rsidP="00AB2AF2">
      <w:pPr>
        <w:spacing w:line="276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matrix2D.Import("EditorData/CollisionData/2D/", "TLForgeDemoMatrix2D");</w:t>
      </w:r>
    </w:p>
    <w:p w14:paraId="1DB506E7" w14:textId="3A5F2BD8" w:rsidR="00150CB3" w:rsidRPr="00150CB3" w:rsidRDefault="00150CB3" w:rsidP="00AB2AF2">
      <w:pPr>
        <w:spacing w:line="276" w:lineRule="auto"/>
        <w:jc w:val="both"/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</w:pPr>
      <w:r w:rsidRPr="00150CB3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// Import the ‘TLForgeDemoMatrix3D’ json stored in ‘EditorData/CollisionData/3D/’</w:t>
      </w:r>
    </w:p>
    <w:p w14:paraId="12897513" w14:textId="00F6B7B6" w:rsidR="00150CB3" w:rsidDel="004205A3" w:rsidRDefault="00150CB3" w:rsidP="00AB2AF2">
      <w:pPr>
        <w:spacing w:line="276" w:lineRule="auto"/>
        <w:jc w:val="both"/>
        <w:rPr>
          <w:del w:id="408" w:author="Alejandro Sainz" w:date="2024-03-30T04:59:00Z" w16du:dateUtc="2024-03-30T08:59:00Z"/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matrix3D.Import("EditorData/CollisionData/3D/", "TLForgeDemoMatrix3D");</w:t>
      </w:r>
    </w:p>
    <w:p w14:paraId="5644CA57" w14:textId="77777777" w:rsidR="00150CB3" w:rsidRPr="00A83EA3" w:rsidRDefault="00150CB3" w:rsidP="00AB2AF2">
      <w:pPr>
        <w:spacing w:line="276" w:lineRule="auto"/>
        <w:jc w:val="both"/>
        <w:rPr>
          <w:rFonts w:ascii="Arial" w:hAnsi="Arial" w:cs="Arial"/>
          <w:color w:val="000000"/>
          <w:kern w:val="0"/>
          <w:sz w:val="24"/>
          <w:szCs w:val="24"/>
        </w:rPr>
      </w:pPr>
    </w:p>
    <w:p w14:paraId="471CEFE0" w14:textId="45E4AC51" w:rsidR="00C77C77" w:rsidRDefault="00C77C77" w:rsidP="006C224E">
      <w:pPr>
        <w:pStyle w:val="Heading1"/>
        <w:spacing w:line="276" w:lineRule="auto"/>
        <w:jc w:val="both"/>
        <w:rPr>
          <w:rFonts w:ascii="Arial" w:hAnsi="Arial" w:cs="Arial"/>
          <w:sz w:val="24"/>
          <w:szCs w:val="24"/>
        </w:rPr>
      </w:pPr>
      <w:bookmarkStart w:id="409" w:name="_Toc162661894"/>
      <w:r w:rsidRPr="00E432AA">
        <w:rPr>
          <w:rFonts w:ascii="Arial" w:hAnsi="Arial" w:cs="Arial"/>
          <w:sz w:val="24"/>
          <w:szCs w:val="24"/>
        </w:rPr>
        <w:t>FAQs</w:t>
      </w:r>
      <w:bookmarkEnd w:id="409"/>
    </w:p>
    <w:p w14:paraId="06A6B283" w14:textId="47D28172" w:rsidR="00FA4B5D" w:rsidRPr="004C12EE" w:rsidRDefault="00FA4B5D" w:rsidP="006C224E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4C12EE">
        <w:rPr>
          <w:rFonts w:ascii="Arial" w:hAnsi="Arial" w:cs="Arial"/>
          <w:b/>
          <w:bCs/>
          <w:sz w:val="24"/>
          <w:szCs w:val="24"/>
        </w:rPr>
        <w:t>Why an error shows up every time the TLForge GameObject is selected?</w:t>
      </w:r>
    </w:p>
    <w:p w14:paraId="4BF74A03" w14:textId="54C0105E" w:rsidR="00FA4B5D" w:rsidRPr="004C12EE" w:rsidRDefault="00FA4B5D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C12EE">
        <w:rPr>
          <w:rFonts w:ascii="Arial" w:hAnsi="Arial" w:cs="Arial"/>
          <w:sz w:val="24"/>
          <w:szCs w:val="24"/>
        </w:rPr>
        <w:t>If an error with a message</w:t>
      </w:r>
      <w:r w:rsidR="00796A9D">
        <w:rPr>
          <w:rFonts w:ascii="Arial" w:hAnsi="Arial" w:cs="Arial"/>
          <w:sz w:val="24"/>
          <w:szCs w:val="24"/>
        </w:rPr>
        <w:t xml:space="preserve"> </w:t>
      </w:r>
      <w:r w:rsidRPr="009E44FD">
        <w:rPr>
          <w:rFonts w:ascii="Arial" w:hAnsi="Arial" w:cs="Arial"/>
          <w:color w:val="FF0000"/>
          <w:sz w:val="24"/>
          <w:szCs w:val="24"/>
          <w:rPrChange w:id="410" w:author="Alejandro Sainz" w:date="2024-03-30T03:26:00Z" w16du:dateUtc="2024-03-30T07:26:00Z">
            <w:rPr>
              <w:rFonts w:ascii="Arial" w:hAnsi="Arial" w:cs="Arial"/>
              <w:sz w:val="24"/>
              <w:szCs w:val="24"/>
            </w:rPr>
          </w:rPrChange>
        </w:rPr>
        <w:t>“There is no CollisionMatrix to import at Assets/EditorData/CollisionData/LayerCollisionMatrix.json”</w:t>
      </w:r>
      <w:r w:rsidR="00796A9D">
        <w:rPr>
          <w:rFonts w:ascii="Arial" w:hAnsi="Arial" w:cs="Arial"/>
          <w:sz w:val="24"/>
          <w:szCs w:val="24"/>
        </w:rPr>
        <w:t xml:space="preserve"> s</w:t>
      </w:r>
      <w:r w:rsidRPr="004C12EE">
        <w:rPr>
          <w:rFonts w:ascii="Arial" w:hAnsi="Arial" w:cs="Arial"/>
          <w:sz w:val="24"/>
          <w:szCs w:val="24"/>
        </w:rPr>
        <w:t xml:space="preserve">hows up every time </w:t>
      </w:r>
      <w:r w:rsidR="0070600F" w:rsidRPr="004C12EE">
        <w:rPr>
          <w:rFonts w:ascii="Arial" w:hAnsi="Arial" w:cs="Arial"/>
          <w:sz w:val="24"/>
          <w:szCs w:val="24"/>
        </w:rPr>
        <w:t xml:space="preserve">the TLForge is selected is because </w:t>
      </w:r>
      <w:r w:rsidR="00796A9D">
        <w:rPr>
          <w:rFonts w:ascii="Arial" w:hAnsi="Arial" w:cs="Arial"/>
          <w:sz w:val="24"/>
          <w:szCs w:val="24"/>
        </w:rPr>
        <w:t xml:space="preserve">the </w:t>
      </w:r>
      <w:r w:rsidR="0070600F" w:rsidRPr="004C12EE">
        <w:rPr>
          <w:rFonts w:ascii="Arial" w:hAnsi="Arial" w:cs="Arial"/>
          <w:sz w:val="24"/>
          <w:szCs w:val="24"/>
        </w:rPr>
        <w:t xml:space="preserve">tool is loading some inexistent preset Matrix in your project. The error </w:t>
      </w:r>
      <w:ins w:id="411" w:author="Alejandro Sainz" w:date="2024-03-30T02:23:00Z" w16du:dateUtc="2024-03-30T06:23:00Z">
        <w:r w:rsidR="00630180" w:rsidRPr="007F60CE">
          <w:rPr>
            <w:rFonts w:ascii="Arial" w:hAnsi="Arial" w:cs="Arial"/>
            <w:sz w:val="24"/>
            <w:szCs w:val="24"/>
          </w:rPr>
          <w:t>won't</w:t>
        </w:r>
        <w:r w:rsidR="00630180">
          <w:rPr>
            <w:rFonts w:ascii="Arial" w:hAnsi="Arial" w:cs="Arial"/>
            <w:sz w:val="24"/>
            <w:szCs w:val="24"/>
          </w:rPr>
          <w:t xml:space="preserve"> </w:t>
        </w:r>
      </w:ins>
      <w:del w:id="412" w:author="Alejandro Sainz" w:date="2024-03-30T02:23:00Z" w16du:dateUtc="2024-03-30T06:23:00Z">
        <w:r w:rsidR="0070600F" w:rsidRPr="004C12EE" w:rsidDel="00630180">
          <w:rPr>
            <w:rFonts w:ascii="Arial" w:hAnsi="Arial" w:cs="Arial"/>
            <w:sz w:val="24"/>
            <w:szCs w:val="24"/>
          </w:rPr>
          <w:delText>won</w:delText>
        </w:r>
      </w:del>
      <w:del w:id="413" w:author="Alejandro Sainz" w:date="2024-03-30T02:22:00Z" w16du:dateUtc="2024-03-30T06:22:00Z">
        <w:r w:rsidR="0070600F" w:rsidRPr="004C12EE" w:rsidDel="00630180">
          <w:rPr>
            <w:rFonts w:ascii="Arial" w:hAnsi="Arial" w:cs="Arial"/>
            <w:sz w:val="24"/>
            <w:szCs w:val="24"/>
          </w:rPr>
          <w:delText>’</w:delText>
        </w:r>
      </w:del>
      <w:del w:id="414" w:author="Alejandro Sainz" w:date="2024-03-30T02:23:00Z" w16du:dateUtc="2024-03-30T06:23:00Z">
        <w:r w:rsidR="0070600F" w:rsidRPr="004C12EE" w:rsidDel="00630180">
          <w:rPr>
            <w:rFonts w:ascii="Arial" w:hAnsi="Arial" w:cs="Arial"/>
            <w:sz w:val="24"/>
            <w:szCs w:val="24"/>
          </w:rPr>
          <w:delText xml:space="preserve">t </w:delText>
        </w:r>
      </w:del>
      <w:r w:rsidR="0070600F" w:rsidRPr="004C12EE">
        <w:rPr>
          <w:rFonts w:ascii="Arial" w:hAnsi="Arial" w:cs="Arial"/>
          <w:sz w:val="24"/>
          <w:szCs w:val="24"/>
        </w:rPr>
        <w:t>show up anymore if a correct preset is set</w:t>
      </w:r>
      <w:del w:id="415" w:author="Alejandro Sainz" w:date="2024-03-30T02:25:00Z" w16du:dateUtc="2024-03-30T06:25:00Z">
        <w:r w:rsidR="0070600F" w:rsidRPr="004C12EE" w:rsidDel="00630180">
          <w:rPr>
            <w:rFonts w:ascii="Arial" w:hAnsi="Arial" w:cs="Arial"/>
            <w:sz w:val="24"/>
            <w:szCs w:val="24"/>
          </w:rPr>
          <w:delText>ted</w:delText>
        </w:r>
      </w:del>
      <w:r w:rsidR="0070600F" w:rsidRPr="004C12EE">
        <w:rPr>
          <w:rFonts w:ascii="Arial" w:hAnsi="Arial" w:cs="Arial"/>
          <w:sz w:val="24"/>
          <w:szCs w:val="24"/>
        </w:rPr>
        <w:t>.</w:t>
      </w:r>
    </w:p>
    <w:p w14:paraId="781DD453" w14:textId="069B3F0E" w:rsidR="0070600F" w:rsidRDefault="0070600F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del w:id="416" w:author="Alejandro Sainz" w:date="2024-03-30T04:56:00Z" w16du:dateUtc="2024-03-30T08:56:00Z">
        <w:r w:rsidRPr="004C12EE" w:rsidDel="00785C23">
          <w:rPr>
            <w:rFonts w:ascii="Arial" w:hAnsi="Arial" w:cs="Arial"/>
            <w:sz w:val="24"/>
            <w:szCs w:val="24"/>
          </w:rPr>
          <w:delText xml:space="preserve">Every </w:delText>
        </w:r>
      </w:del>
      <w:ins w:id="417" w:author="Alejandro Sainz" w:date="2024-03-30T04:56:00Z" w16du:dateUtc="2024-03-30T08:56:00Z">
        <w:r w:rsidR="00785C23">
          <w:rPr>
            <w:rFonts w:ascii="Arial" w:hAnsi="Arial" w:cs="Arial"/>
            <w:sz w:val="24"/>
            <w:szCs w:val="24"/>
          </w:rPr>
          <w:t>Each</w:t>
        </w:r>
        <w:r w:rsidR="00785C23" w:rsidRPr="004C12EE">
          <w:rPr>
            <w:rFonts w:ascii="Arial" w:hAnsi="Arial" w:cs="Arial"/>
            <w:sz w:val="24"/>
            <w:szCs w:val="24"/>
          </w:rPr>
          <w:t xml:space="preserve"> </w:t>
        </w:r>
      </w:ins>
      <w:r w:rsidRPr="004C12EE">
        <w:rPr>
          <w:rFonts w:ascii="Arial" w:hAnsi="Arial" w:cs="Arial"/>
          <w:sz w:val="24"/>
          <w:szCs w:val="24"/>
        </w:rPr>
        <w:t xml:space="preserve">time a new TLForge </w:t>
      </w:r>
      <w:ins w:id="418" w:author="Alejandro Sainz" w:date="2024-03-30T04:56:00Z" w16du:dateUtc="2024-03-30T08:56:00Z">
        <w:r w:rsidR="00785C23">
          <w:rPr>
            <w:rFonts w:ascii="Arial" w:hAnsi="Arial" w:cs="Arial"/>
            <w:sz w:val="24"/>
            <w:szCs w:val="24"/>
          </w:rPr>
          <w:t>is</w:t>
        </w:r>
      </w:ins>
      <w:del w:id="419" w:author="Alejandro Sainz" w:date="2024-03-30T04:56:00Z" w16du:dateUtc="2024-03-30T08:56:00Z">
        <w:r w:rsidRPr="004C12EE" w:rsidDel="00785C23">
          <w:rPr>
            <w:rFonts w:ascii="Arial" w:hAnsi="Arial" w:cs="Arial"/>
            <w:sz w:val="24"/>
            <w:szCs w:val="24"/>
          </w:rPr>
          <w:delText>gets</w:delText>
        </w:r>
      </w:del>
      <w:r w:rsidRPr="004C12EE">
        <w:rPr>
          <w:rFonts w:ascii="Arial" w:hAnsi="Arial" w:cs="Arial"/>
          <w:sz w:val="24"/>
          <w:szCs w:val="24"/>
        </w:rPr>
        <w:t xml:space="preserve"> created, the LayerCollisionMatrix is set</w:t>
      </w:r>
      <w:del w:id="420" w:author="Alejandro Sainz" w:date="2024-03-30T02:25:00Z" w16du:dateUtc="2024-03-30T06:25:00Z">
        <w:r w:rsidRPr="004C12EE" w:rsidDel="00630180">
          <w:rPr>
            <w:rFonts w:ascii="Arial" w:hAnsi="Arial" w:cs="Arial"/>
            <w:sz w:val="24"/>
            <w:szCs w:val="24"/>
          </w:rPr>
          <w:delText>ted</w:delText>
        </w:r>
      </w:del>
      <w:r w:rsidRPr="004C12EE">
        <w:rPr>
          <w:rFonts w:ascii="Arial" w:hAnsi="Arial" w:cs="Arial"/>
          <w:sz w:val="24"/>
          <w:szCs w:val="24"/>
        </w:rPr>
        <w:t xml:space="preserve"> as a default preset</w:t>
      </w:r>
      <w:ins w:id="421" w:author="Alejandro Sainz" w:date="2024-03-30T04:57:00Z" w16du:dateUtc="2024-03-30T08:57:00Z">
        <w:r w:rsidR="00785C23">
          <w:rPr>
            <w:rFonts w:ascii="Arial" w:hAnsi="Arial" w:cs="Arial"/>
            <w:sz w:val="24"/>
            <w:szCs w:val="24"/>
          </w:rPr>
          <w:t xml:space="preserve"> for both dimensions</w:t>
        </w:r>
      </w:ins>
      <w:ins w:id="422" w:author="Alejandro Sainz" w:date="2024-03-30T04:56:00Z" w16du:dateUtc="2024-03-30T08:56:00Z">
        <w:r w:rsidR="00785C23">
          <w:rPr>
            <w:rFonts w:ascii="Arial" w:hAnsi="Arial" w:cs="Arial"/>
            <w:sz w:val="24"/>
            <w:szCs w:val="24"/>
          </w:rPr>
          <w:t>.</w:t>
        </w:r>
      </w:ins>
      <w:del w:id="423" w:author="Alejandro Sainz" w:date="2024-03-30T04:56:00Z" w16du:dateUtc="2024-03-30T08:56:00Z">
        <w:r w:rsidRPr="004C12EE" w:rsidDel="00785C23">
          <w:rPr>
            <w:rFonts w:ascii="Arial" w:hAnsi="Arial" w:cs="Arial"/>
            <w:sz w:val="24"/>
            <w:szCs w:val="24"/>
          </w:rPr>
          <w:delText>,</w:delText>
        </w:r>
      </w:del>
      <w:r w:rsidRPr="004C12EE">
        <w:rPr>
          <w:rFonts w:ascii="Arial" w:hAnsi="Arial" w:cs="Arial"/>
          <w:sz w:val="24"/>
          <w:szCs w:val="24"/>
        </w:rPr>
        <w:t xml:space="preserve"> </w:t>
      </w:r>
      <w:ins w:id="424" w:author="Alejandro Sainz" w:date="2024-03-30T04:56:00Z" w16du:dateUtc="2024-03-30T08:56:00Z">
        <w:r w:rsidR="00785C23" w:rsidRPr="00785C23">
          <w:rPr>
            <w:rFonts w:ascii="Arial" w:hAnsi="Arial" w:cs="Arial"/>
            <w:sz w:val="24"/>
            <w:szCs w:val="24"/>
            <w:rPrChange w:id="425" w:author="Alejandro Sainz" w:date="2024-03-30T04:56:00Z" w16du:dateUtc="2024-03-30T08:56:00Z">
              <w:rPr>
                <w:rFonts w:ascii="Segoe UI" w:hAnsi="Segoe UI" w:cs="Segoe UI"/>
                <w:color w:val="ECECEC"/>
                <w:shd w:val="clear" w:color="auto" w:fill="212121"/>
              </w:rPr>
            </w:rPrChange>
          </w:rPr>
          <w:t xml:space="preserve">However, it's </w:t>
        </w:r>
      </w:ins>
      <w:ins w:id="426" w:author="Alejandro Sainz" w:date="2024-03-30T04:57:00Z" w16du:dateUtc="2024-03-30T08:57:00Z">
        <w:r w:rsidR="00785C23">
          <w:rPr>
            <w:rFonts w:ascii="Arial" w:hAnsi="Arial" w:cs="Arial"/>
            <w:sz w:val="24"/>
            <w:szCs w:val="24"/>
          </w:rPr>
          <w:t>very likely</w:t>
        </w:r>
      </w:ins>
      <w:ins w:id="427" w:author="Alejandro Sainz" w:date="2024-03-30T04:56:00Z" w16du:dateUtc="2024-03-30T08:56:00Z">
        <w:r w:rsidR="00785C23" w:rsidRPr="00785C23">
          <w:rPr>
            <w:rFonts w:ascii="Arial" w:hAnsi="Arial" w:cs="Arial"/>
            <w:sz w:val="24"/>
            <w:szCs w:val="24"/>
            <w:rPrChange w:id="428" w:author="Alejandro Sainz" w:date="2024-03-30T04:56:00Z" w16du:dateUtc="2024-03-30T08:56:00Z">
              <w:rPr>
                <w:rFonts w:ascii="Segoe UI" w:hAnsi="Segoe UI" w:cs="Segoe UI"/>
                <w:color w:val="ECECEC"/>
                <w:shd w:val="clear" w:color="auto" w:fill="212121"/>
              </w:rPr>
            </w:rPrChange>
          </w:rPr>
          <w:t xml:space="preserve"> that this default preset does not exist within the project. Consequently, it becomes necessary to create a new, valid preset.</w:t>
        </w:r>
      </w:ins>
      <w:del w:id="429" w:author="Alejandro Sainz" w:date="2024-03-30T04:56:00Z" w16du:dateUtc="2024-03-30T08:56:00Z">
        <w:r w:rsidRPr="004C12EE" w:rsidDel="00785C23">
          <w:rPr>
            <w:rFonts w:ascii="Arial" w:hAnsi="Arial" w:cs="Arial"/>
            <w:sz w:val="24"/>
            <w:szCs w:val="24"/>
          </w:rPr>
          <w:delText xml:space="preserve">but is very likely </w:delText>
        </w:r>
        <w:r w:rsidR="00DC3627" w:rsidRPr="004C12EE" w:rsidDel="00785C23">
          <w:rPr>
            <w:rFonts w:ascii="Arial" w:hAnsi="Arial" w:cs="Arial"/>
            <w:sz w:val="24"/>
            <w:szCs w:val="24"/>
          </w:rPr>
          <w:delText>that don’t exist in the project, therefore a new valid preset needs to be created.</w:delText>
        </w:r>
      </w:del>
    </w:p>
    <w:p w14:paraId="557ED673" w14:textId="442F4F6B" w:rsidR="00487093" w:rsidRPr="00487093" w:rsidRDefault="00487093" w:rsidP="006C224E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487093">
        <w:rPr>
          <w:rFonts w:ascii="Arial" w:hAnsi="Arial" w:cs="Arial"/>
          <w:b/>
          <w:bCs/>
          <w:sz w:val="24"/>
          <w:szCs w:val="24"/>
        </w:rPr>
        <w:t>Why the Target of the TLFCustomProperties can never be null?</w:t>
      </w:r>
    </w:p>
    <w:p w14:paraId="23E40D39" w14:textId="4E155A8A" w:rsidR="00487093" w:rsidRPr="004C12EE" w:rsidDel="006F24BE" w:rsidRDefault="00441504" w:rsidP="006F24BE">
      <w:pPr>
        <w:spacing w:line="276" w:lineRule="auto"/>
        <w:jc w:val="both"/>
        <w:rPr>
          <w:del w:id="430" w:author="Alejandro Sainz" w:date="2024-03-30T05:03:00Z" w16du:dateUtc="2024-03-30T09:03:00Z"/>
          <w:rFonts w:ascii="Arial" w:hAnsi="Arial" w:cs="Arial"/>
          <w:sz w:val="24"/>
          <w:szCs w:val="24"/>
        </w:rPr>
        <w:pPrChange w:id="431" w:author="Alejandro Sainz" w:date="2024-03-30T05:03:00Z" w16du:dateUtc="2024-03-30T09:03:00Z">
          <w:pPr>
            <w:spacing w:line="276" w:lineRule="auto"/>
            <w:jc w:val="both"/>
          </w:pPr>
        </w:pPrChange>
      </w:pPr>
      <w:ins w:id="432" w:author="Alejandro Sainz" w:date="2024-03-30T04:59:00Z" w16du:dateUtc="2024-03-30T08:59:00Z">
        <w:r>
          <w:rPr>
            <w:rFonts w:ascii="Arial" w:hAnsi="Arial" w:cs="Arial"/>
            <w:sz w:val="24"/>
            <w:szCs w:val="24"/>
          </w:rPr>
          <w:lastRenderedPageBreak/>
          <w:t xml:space="preserve">A target is always necessary for the </w:t>
        </w:r>
        <w:r w:rsidRPr="00441504">
          <w:rPr>
            <w:rFonts w:ascii="Arial" w:hAnsi="Arial" w:cs="Arial"/>
            <w:b/>
            <w:bCs/>
            <w:sz w:val="24"/>
            <w:szCs w:val="24"/>
            <w:rPrChange w:id="433" w:author="Alejandro Sainz" w:date="2024-03-30T05:00:00Z" w16du:dateUtc="2024-03-30T09:00:00Z">
              <w:rPr>
                <w:rFonts w:ascii="Arial" w:hAnsi="Arial" w:cs="Arial"/>
                <w:sz w:val="24"/>
                <w:szCs w:val="24"/>
              </w:rPr>
            </w:rPrChange>
          </w:rPr>
          <w:t>TLF</w:t>
        </w:r>
      </w:ins>
      <w:ins w:id="434" w:author="Alejandro Sainz" w:date="2024-03-30T05:00:00Z" w16du:dateUtc="2024-03-30T09:00:00Z">
        <w:r w:rsidRPr="00441504">
          <w:rPr>
            <w:rFonts w:ascii="Arial" w:hAnsi="Arial" w:cs="Arial"/>
            <w:b/>
            <w:bCs/>
            <w:sz w:val="24"/>
            <w:szCs w:val="24"/>
            <w:rPrChange w:id="435" w:author="Alejandro Sainz" w:date="2024-03-30T05:00:00Z" w16du:dateUtc="2024-03-30T09:00:00Z">
              <w:rPr>
                <w:rFonts w:ascii="Arial" w:hAnsi="Arial" w:cs="Arial"/>
                <w:sz w:val="24"/>
                <w:szCs w:val="24"/>
              </w:rPr>
            </w:rPrChange>
          </w:rPr>
          <w:t>CustomProperties</w:t>
        </w:r>
      </w:ins>
      <w:ins w:id="436" w:author="Alejandro Sainz" w:date="2024-03-30T04:59:00Z" w16du:dateUtc="2024-03-30T08:59:00Z">
        <w:r>
          <w:rPr>
            <w:rFonts w:ascii="Arial" w:hAnsi="Arial" w:cs="Arial"/>
            <w:sz w:val="24"/>
            <w:szCs w:val="24"/>
          </w:rPr>
          <w:t xml:space="preserve"> to work properly</w:t>
        </w:r>
      </w:ins>
      <w:ins w:id="437" w:author="Alejandro Sainz" w:date="2024-03-30T05:00:00Z" w16du:dateUtc="2024-03-30T09:00:00Z">
        <w:r>
          <w:rPr>
            <w:rFonts w:ascii="Arial" w:hAnsi="Arial" w:cs="Arial"/>
            <w:sz w:val="24"/>
            <w:szCs w:val="24"/>
          </w:rPr>
          <w:t xml:space="preserve"> and in order to avoid null data, </w:t>
        </w:r>
      </w:ins>
      <w:ins w:id="438" w:author="Alejandro Sainz" w:date="2024-03-30T05:01:00Z" w16du:dateUtc="2024-03-30T09:01:00Z">
        <w:r>
          <w:rPr>
            <w:rFonts w:ascii="Arial" w:hAnsi="Arial" w:cs="Arial"/>
            <w:sz w:val="24"/>
            <w:szCs w:val="24"/>
          </w:rPr>
          <w:t>if no target is referenced, the GameObject owner of the component will be the target.</w:t>
        </w:r>
      </w:ins>
      <w:del w:id="439" w:author="Alejandro Sainz" w:date="2024-03-30T04:59:00Z" w16du:dateUtc="2024-03-30T08:59:00Z">
        <w:r w:rsidR="00487093" w:rsidDel="00441504">
          <w:rPr>
            <w:rFonts w:ascii="Arial" w:hAnsi="Arial" w:cs="Arial"/>
            <w:sz w:val="24"/>
            <w:szCs w:val="24"/>
          </w:rPr>
          <w:delText>a</w:delText>
        </w:r>
      </w:del>
    </w:p>
    <w:p w14:paraId="2EC70050" w14:textId="7BB1BED7" w:rsidR="00C970C6" w:rsidRPr="004C12EE" w:rsidDel="006F24BE" w:rsidRDefault="00C970C6" w:rsidP="006F24BE">
      <w:pPr>
        <w:spacing w:line="276" w:lineRule="auto"/>
        <w:jc w:val="both"/>
        <w:rPr>
          <w:del w:id="440" w:author="Alejandro Sainz" w:date="2024-03-30T05:03:00Z" w16du:dateUtc="2024-03-30T09:03:00Z"/>
          <w:rFonts w:ascii="Arial" w:hAnsi="Arial" w:cs="Arial"/>
          <w:b/>
          <w:bCs/>
          <w:sz w:val="24"/>
          <w:szCs w:val="24"/>
        </w:rPr>
        <w:pPrChange w:id="441" w:author="Alejandro Sainz" w:date="2024-03-30T05:03:00Z" w16du:dateUtc="2024-03-30T09:03:00Z">
          <w:pPr>
            <w:spacing w:line="276" w:lineRule="auto"/>
            <w:jc w:val="both"/>
          </w:pPr>
        </w:pPrChange>
      </w:pPr>
      <w:del w:id="442" w:author="Alejandro Sainz" w:date="2024-03-30T05:03:00Z" w16du:dateUtc="2024-03-30T09:03:00Z">
        <w:r w:rsidRPr="004C12EE" w:rsidDel="006F24BE">
          <w:rPr>
            <w:rFonts w:ascii="Arial" w:hAnsi="Arial" w:cs="Arial"/>
            <w:b/>
            <w:bCs/>
            <w:sz w:val="24"/>
            <w:szCs w:val="24"/>
          </w:rPr>
          <w:delText>Why if a layer gets deleted while it’s interactions where activated and then another layer gets added into project by default the matrix mark an interaction there?</w:delText>
        </w:r>
      </w:del>
    </w:p>
    <w:p w14:paraId="63DF1A3E" w14:textId="6CF32E58" w:rsidR="00C970C6" w:rsidRPr="004C12EE" w:rsidRDefault="00C970C6" w:rsidP="006F24B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del w:id="443" w:author="Alejandro Sainz" w:date="2024-03-30T05:03:00Z" w16du:dateUtc="2024-03-30T09:03:00Z">
        <w:r w:rsidRPr="004C12EE" w:rsidDel="006F24BE">
          <w:rPr>
            <w:rFonts w:ascii="Arial" w:hAnsi="Arial" w:cs="Arial"/>
            <w:sz w:val="24"/>
            <w:szCs w:val="24"/>
          </w:rPr>
          <w:delText>a</w:delText>
        </w:r>
      </w:del>
    </w:p>
    <w:sectPr w:rsidR="00C970C6" w:rsidRPr="004C12EE" w:rsidSect="002C41FD">
      <w:headerReference w:type="default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120425" w14:textId="77777777" w:rsidR="002C41FD" w:rsidRDefault="002C41FD" w:rsidP="00C77C77">
      <w:pPr>
        <w:spacing w:after="0" w:line="240" w:lineRule="auto"/>
      </w:pPr>
      <w:r>
        <w:separator/>
      </w:r>
    </w:p>
  </w:endnote>
  <w:endnote w:type="continuationSeparator" w:id="0">
    <w:p w14:paraId="6603A8B2" w14:textId="77777777" w:rsidR="002C41FD" w:rsidRDefault="002C41FD" w:rsidP="00C77C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1E9C90" w14:textId="369D2035" w:rsidR="00C936D1" w:rsidRDefault="00C936D1">
    <w:pPr>
      <w:pStyle w:val="Footer"/>
      <w:jc w:val="right"/>
    </w:pPr>
  </w:p>
  <w:p w14:paraId="4BCE035D" w14:textId="77777777" w:rsidR="00C77C77" w:rsidRDefault="00C77C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63861E" w14:textId="531D028A" w:rsidR="00C936D1" w:rsidRDefault="00C936D1" w:rsidP="00C936D1">
    <w:pPr>
      <w:pStyle w:val="Footer"/>
      <w:tabs>
        <w:tab w:val="clear" w:pos="4680"/>
        <w:tab w:val="clear" w:pos="9360"/>
        <w:tab w:val="left" w:pos="7340"/>
      </w:tabs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723253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D0C3D2" w14:textId="44A5E8CE" w:rsidR="00C936D1" w:rsidRDefault="00C936D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F171EC" w14:textId="77777777" w:rsidR="00C936D1" w:rsidRDefault="00C936D1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680961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08A54B" w14:textId="0DE5C25D" w:rsidR="00C936D1" w:rsidRDefault="00C936D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41779F0" w14:textId="36265E9E" w:rsidR="00C936D1" w:rsidRDefault="00C936D1" w:rsidP="00C936D1">
    <w:pPr>
      <w:pStyle w:val="Footer"/>
      <w:tabs>
        <w:tab w:val="clear" w:pos="4680"/>
        <w:tab w:val="clear" w:pos="9360"/>
        <w:tab w:val="left" w:pos="734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AE25B0" w14:textId="77777777" w:rsidR="002C41FD" w:rsidRDefault="002C41FD" w:rsidP="00C77C77">
      <w:pPr>
        <w:spacing w:after="0" w:line="240" w:lineRule="auto"/>
      </w:pPr>
      <w:r>
        <w:separator/>
      </w:r>
    </w:p>
  </w:footnote>
  <w:footnote w:type="continuationSeparator" w:id="0">
    <w:p w14:paraId="654AEAAD" w14:textId="77777777" w:rsidR="002C41FD" w:rsidRDefault="002C41FD" w:rsidP="00C77C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102D34" w14:textId="77777777" w:rsidR="00C936D1" w:rsidRDefault="00C936D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C9380E" w14:textId="77777777" w:rsidR="00C936D1" w:rsidRDefault="00C936D1">
    <w:pPr>
      <w:pStyle w:val="Header"/>
    </w:pP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Alejandro Sainz">
    <w15:presenceInfo w15:providerId="Windows Live" w15:userId="ad75b5e4ed15f3b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trackRevision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173"/>
    <w:rsid w:val="0001183D"/>
    <w:rsid w:val="000622B5"/>
    <w:rsid w:val="0008549D"/>
    <w:rsid w:val="00092E8A"/>
    <w:rsid w:val="000E52C5"/>
    <w:rsid w:val="0010081F"/>
    <w:rsid w:val="001274C1"/>
    <w:rsid w:val="00144557"/>
    <w:rsid w:val="00147B41"/>
    <w:rsid w:val="00150CB3"/>
    <w:rsid w:val="00184B22"/>
    <w:rsid w:val="00185158"/>
    <w:rsid w:val="001B31E7"/>
    <w:rsid w:val="001B741F"/>
    <w:rsid w:val="001D6BCD"/>
    <w:rsid w:val="00231E13"/>
    <w:rsid w:val="002766CD"/>
    <w:rsid w:val="00297E77"/>
    <w:rsid w:val="002B4FE2"/>
    <w:rsid w:val="002B66EE"/>
    <w:rsid w:val="002C41FD"/>
    <w:rsid w:val="002D2180"/>
    <w:rsid w:val="00302E4E"/>
    <w:rsid w:val="00356FEF"/>
    <w:rsid w:val="00371DDE"/>
    <w:rsid w:val="00392A1C"/>
    <w:rsid w:val="003A1BD7"/>
    <w:rsid w:val="003B6897"/>
    <w:rsid w:val="003D421A"/>
    <w:rsid w:val="003F4C43"/>
    <w:rsid w:val="004205A3"/>
    <w:rsid w:val="00441504"/>
    <w:rsid w:val="00444F83"/>
    <w:rsid w:val="004775E8"/>
    <w:rsid w:val="00487093"/>
    <w:rsid w:val="004C12EE"/>
    <w:rsid w:val="004C1DF2"/>
    <w:rsid w:val="004C4E67"/>
    <w:rsid w:val="004C5204"/>
    <w:rsid w:val="0051239A"/>
    <w:rsid w:val="00530113"/>
    <w:rsid w:val="005508A5"/>
    <w:rsid w:val="005B15A6"/>
    <w:rsid w:val="005C4C47"/>
    <w:rsid w:val="005F5EBD"/>
    <w:rsid w:val="00611DAB"/>
    <w:rsid w:val="006229F0"/>
    <w:rsid w:val="006263EA"/>
    <w:rsid w:val="00630180"/>
    <w:rsid w:val="006A2F90"/>
    <w:rsid w:val="006C224E"/>
    <w:rsid w:val="006E0BFF"/>
    <w:rsid w:val="006F24BE"/>
    <w:rsid w:val="0070600F"/>
    <w:rsid w:val="00722879"/>
    <w:rsid w:val="007636D1"/>
    <w:rsid w:val="00765273"/>
    <w:rsid w:val="00776A29"/>
    <w:rsid w:val="00780B37"/>
    <w:rsid w:val="00785C23"/>
    <w:rsid w:val="00796A9D"/>
    <w:rsid w:val="007A63F0"/>
    <w:rsid w:val="007B3EFB"/>
    <w:rsid w:val="007C470A"/>
    <w:rsid w:val="007F3A21"/>
    <w:rsid w:val="007F60CE"/>
    <w:rsid w:val="00804BAB"/>
    <w:rsid w:val="00806538"/>
    <w:rsid w:val="00862A7E"/>
    <w:rsid w:val="00887AAA"/>
    <w:rsid w:val="008A3CAC"/>
    <w:rsid w:val="008B497F"/>
    <w:rsid w:val="008B56E3"/>
    <w:rsid w:val="008C0E2D"/>
    <w:rsid w:val="008D1762"/>
    <w:rsid w:val="008E142C"/>
    <w:rsid w:val="008E5402"/>
    <w:rsid w:val="008E7F2C"/>
    <w:rsid w:val="00957EDF"/>
    <w:rsid w:val="00977ECA"/>
    <w:rsid w:val="00993A2A"/>
    <w:rsid w:val="009A6996"/>
    <w:rsid w:val="009C4E94"/>
    <w:rsid w:val="009E44FD"/>
    <w:rsid w:val="009E75AA"/>
    <w:rsid w:val="00A048AD"/>
    <w:rsid w:val="00A21142"/>
    <w:rsid w:val="00A74EBF"/>
    <w:rsid w:val="00A83EA3"/>
    <w:rsid w:val="00A94277"/>
    <w:rsid w:val="00AA61A6"/>
    <w:rsid w:val="00AB2AF2"/>
    <w:rsid w:val="00AC5E30"/>
    <w:rsid w:val="00AD5987"/>
    <w:rsid w:val="00B154ED"/>
    <w:rsid w:val="00B359D5"/>
    <w:rsid w:val="00B36D6F"/>
    <w:rsid w:val="00B37914"/>
    <w:rsid w:val="00B701B9"/>
    <w:rsid w:val="00B70D21"/>
    <w:rsid w:val="00B70E36"/>
    <w:rsid w:val="00B73E31"/>
    <w:rsid w:val="00B75183"/>
    <w:rsid w:val="00BB1421"/>
    <w:rsid w:val="00BB1483"/>
    <w:rsid w:val="00BF4173"/>
    <w:rsid w:val="00BF6EB1"/>
    <w:rsid w:val="00C421E7"/>
    <w:rsid w:val="00C53175"/>
    <w:rsid w:val="00C74E34"/>
    <w:rsid w:val="00C77C77"/>
    <w:rsid w:val="00C830D1"/>
    <w:rsid w:val="00C936D1"/>
    <w:rsid w:val="00C970C6"/>
    <w:rsid w:val="00CA3F97"/>
    <w:rsid w:val="00CA48E1"/>
    <w:rsid w:val="00CA62FD"/>
    <w:rsid w:val="00CC5389"/>
    <w:rsid w:val="00CF404C"/>
    <w:rsid w:val="00CF70EB"/>
    <w:rsid w:val="00D077F1"/>
    <w:rsid w:val="00D435A3"/>
    <w:rsid w:val="00D516F1"/>
    <w:rsid w:val="00D74D4A"/>
    <w:rsid w:val="00D82713"/>
    <w:rsid w:val="00D85DA3"/>
    <w:rsid w:val="00D94707"/>
    <w:rsid w:val="00D94921"/>
    <w:rsid w:val="00DB6FEB"/>
    <w:rsid w:val="00DB753B"/>
    <w:rsid w:val="00DC3627"/>
    <w:rsid w:val="00DC749C"/>
    <w:rsid w:val="00DD0B68"/>
    <w:rsid w:val="00E10B53"/>
    <w:rsid w:val="00E432AA"/>
    <w:rsid w:val="00E523B7"/>
    <w:rsid w:val="00E911D6"/>
    <w:rsid w:val="00E917FD"/>
    <w:rsid w:val="00EC0202"/>
    <w:rsid w:val="00EC0239"/>
    <w:rsid w:val="00EC51D3"/>
    <w:rsid w:val="00ED3B7B"/>
    <w:rsid w:val="00F04ABF"/>
    <w:rsid w:val="00F24B20"/>
    <w:rsid w:val="00F37544"/>
    <w:rsid w:val="00F656B5"/>
    <w:rsid w:val="00FA3967"/>
    <w:rsid w:val="00FA4B5D"/>
    <w:rsid w:val="00FC061C"/>
    <w:rsid w:val="00FD68D7"/>
    <w:rsid w:val="00FE237B"/>
    <w:rsid w:val="00FE3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B1F38C"/>
  <w15:chartTrackingRefBased/>
  <w15:docId w15:val="{06E150D6-0813-4337-BF87-2B08E67FD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7C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7C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14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D3B7B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D3B7B"/>
    <w:rPr>
      <w:rFonts w:eastAsiaTheme="minorEastAsia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77C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7C77"/>
  </w:style>
  <w:style w:type="paragraph" w:styleId="Footer">
    <w:name w:val="footer"/>
    <w:basedOn w:val="Normal"/>
    <w:link w:val="FooterChar"/>
    <w:uiPriority w:val="99"/>
    <w:unhideWhenUsed/>
    <w:rsid w:val="00C77C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7C77"/>
  </w:style>
  <w:style w:type="character" w:customStyle="1" w:styleId="Heading1Char">
    <w:name w:val="Heading 1 Char"/>
    <w:basedOn w:val="DefaultParagraphFont"/>
    <w:link w:val="Heading1"/>
    <w:uiPriority w:val="9"/>
    <w:rsid w:val="00C77C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77C7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FC061C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C061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C061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C061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BB1483"/>
    <w:pPr>
      <w:spacing w:after="0" w:line="240" w:lineRule="auto"/>
    </w:pPr>
    <w:tblPr/>
  </w:style>
  <w:style w:type="character" w:styleId="UnresolvedMention">
    <w:name w:val="Unresolved Mention"/>
    <w:basedOn w:val="DefaultParagraphFont"/>
    <w:uiPriority w:val="99"/>
    <w:semiHidden/>
    <w:unhideWhenUsed/>
    <w:rsid w:val="00D74D4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432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CA"/>
      <w14:ligatures w14:val="none"/>
    </w:rPr>
  </w:style>
  <w:style w:type="paragraph" w:styleId="Revision">
    <w:name w:val="Revision"/>
    <w:hidden/>
    <w:uiPriority w:val="99"/>
    <w:semiHidden/>
    <w:rsid w:val="002766CD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8E14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DB753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B753B"/>
    <w:rPr>
      <w:rFonts w:ascii="Courier New" w:eastAsia="Times New Roman" w:hAnsi="Courier New" w:cs="Courier New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6E0BF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8151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footer" Target="footer4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hyperlink" Target="mailto:alejasainzmartinez@gmail.com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D1E0E0-138D-415B-B7AB-51828D73FF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1164</TotalTime>
  <Pages>9</Pages>
  <Words>1877</Words>
  <Characters>10700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Sainz</dc:creator>
  <cp:keywords/>
  <dc:description/>
  <cp:lastModifiedBy>Alejandro Sainz</cp:lastModifiedBy>
  <cp:revision>111</cp:revision>
  <dcterms:created xsi:type="dcterms:W3CDTF">2024-03-25T17:32:00Z</dcterms:created>
  <dcterms:modified xsi:type="dcterms:W3CDTF">2024-03-30T09:16:00Z</dcterms:modified>
</cp:coreProperties>
</file>