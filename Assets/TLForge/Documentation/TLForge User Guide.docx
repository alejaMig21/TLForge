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Arial" w:hAnsi="Arial" w:cs="Arial"/>
          <w:sz w:val="24"/>
          <w:szCs w:val="24"/>
        </w:rPr>
        <w:id w:val="-830218873"/>
        <w:docPartObj>
          <w:docPartGallery w:val="Cover Pages"/>
          <w:docPartUnique/>
        </w:docPartObj>
      </w:sdtPr>
      <w:sdtContent>
        <w:p w14:paraId="6E5A1F9A" w14:textId="438018C9" w:rsidR="00FC061C" w:rsidRPr="00E432AA" w:rsidRDefault="005B15A6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E432A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2B8F3660" wp14:editId="3BB5127A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-914400</wp:posOffset>
                    </wp:positionV>
                    <wp:extent cx="7766685" cy="9296400"/>
                    <wp:effectExtent l="0" t="0" r="5715" b="0"/>
                    <wp:wrapNone/>
                    <wp:docPr id="886054843" name="Rectangl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66685" cy="92964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293E61">
                                    <a:alpha val="95000"/>
                                  </a:srgbClr>
                                </a:gs>
                                <a:gs pos="100000">
                                  <a:srgbClr val="566384">
                                    <a:alpha val="95000"/>
                                  </a:srgbClr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A0ABE10" id="Rectangle 3" o:spid="_x0000_s1026" style="position:absolute;margin-left:560.35pt;margin-top:-1in;width:611.55pt;height:732pt;z-index:-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" fillcolor="#293e61" stroked="f" strokeweight="1pt">
                    <v:fill opacity="62259f" color2="#566384" o:opacity2="62259f" rotate="t" focus="100%" type="gradient"/>
                    <w10:wrap anchorx="page"/>
                  </v:rect>
                </w:pict>
              </mc:Fallback>
            </mc:AlternateContent>
          </w:r>
          <w:r w:rsidR="00ED3B7B" w:rsidRPr="00E432AA"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03E72DE8" wp14:editId="025099EB">
                <wp:extent cx="5943600" cy="5943600"/>
                <wp:effectExtent l="0" t="0" r="0" b="7620"/>
                <wp:docPr id="197444053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594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15AD816" w14:textId="69F19D5F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3E2BB35F" w14:textId="75387830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19F973E1" w14:textId="51EF43BA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3B1793D5" w14:textId="119C1B78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1A8347CD" w14:textId="6F5908E3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05414EBA" w14:textId="6A395CA7" w:rsidR="00776A29" w:rsidRPr="00E432AA" w:rsidRDefault="00776A29" w:rsidP="006C224E">
          <w:pPr>
            <w:pStyle w:val="Footer"/>
            <w:spacing w:line="276" w:lineRule="auto"/>
            <w:jc w:val="both"/>
            <w:rPr>
              <w:rFonts w:ascii="Arial" w:hAnsi="Arial" w:cs="Arial"/>
              <w:b/>
              <w:bCs/>
              <w:color w:val="FFFFFF" w:themeColor="background1"/>
              <w:sz w:val="24"/>
              <w:szCs w:val="24"/>
            </w:rPr>
          </w:pPr>
        </w:p>
        <w:p w14:paraId="060773B8" w14:textId="6CD1BC7F" w:rsidR="00776A29" w:rsidRPr="00E432AA" w:rsidRDefault="00184B22" w:rsidP="006C224E">
          <w:pPr>
            <w:pStyle w:val="Footer"/>
            <w:spacing w:line="276" w:lineRule="auto"/>
            <w:jc w:val="both"/>
            <w:rPr>
              <w:rFonts w:ascii="Arial" w:hAnsi="Arial" w:cs="Arial"/>
              <w:b/>
              <w:bCs/>
              <w:color w:val="FFFFFF" w:themeColor="background1"/>
              <w:sz w:val="24"/>
              <w:szCs w:val="24"/>
            </w:rPr>
          </w:pPr>
          <w:r w:rsidRPr="00E432AA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31E2BB4" wp14:editId="647427C1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193583</wp:posOffset>
                    </wp:positionV>
                    <wp:extent cx="7896860" cy="1149713"/>
                    <wp:effectExtent l="0" t="0" r="8890" b="0"/>
                    <wp:wrapNone/>
                    <wp:docPr id="872281662" name="Group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96860" cy="1149713"/>
                              <a:chOff x="-57729" y="38099"/>
                              <a:chExt cx="7896860" cy="824345"/>
                            </a:xfrm>
                          </wpg:grpSpPr>
                          <wps:wsp>
                            <wps:cNvPr id="310942839" name="Rectangle 6"/>
                            <wps:cNvSpPr/>
                            <wps:spPr>
                              <a:xfrm>
                                <a:off x="-57729" y="38099"/>
                                <a:ext cx="7896860" cy="8243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45C39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ECD702A" w14:textId="46219802" w:rsidR="00776A29" w:rsidRPr="00776A29" w:rsidRDefault="00776A29" w:rsidP="00DD0B68">
                                  <w:pPr>
                                    <w:pStyle w:val="Foot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3774128" name="Text Box 7"/>
                            <wps:cNvSpPr txBox="1"/>
                            <wps:spPr>
                              <a:xfrm>
                                <a:off x="216592" y="147370"/>
                                <a:ext cx="7117080" cy="600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56E5FF" w14:textId="6EB18827" w:rsidR="00184B22" w:rsidRPr="008B497F" w:rsidRDefault="00DD0B68" w:rsidP="00184B22">
                                  <w:pPr>
                                    <w:pStyle w:val="Footer"/>
                                    <w:jc w:val="center"/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r w:rsidRPr="008B497F"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USER GUIDE FOR TL F</w:t>
                                  </w:r>
                                  <w:r w:rsidR="00C421E7" w:rsidRPr="008B497F"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ORGE</w:t>
                                  </w:r>
                                  <w:r w:rsidR="00184B22" w:rsidRPr="008B497F"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 xml:space="preserve"> 2024</w:t>
                                  </w:r>
                                </w:p>
                                <w:p w14:paraId="6199A9F6" w14:textId="6AF25594" w:rsidR="00DD0B68" w:rsidRPr="008B497F" w:rsidRDefault="001B31E7" w:rsidP="00184B22">
                                  <w:pPr>
                                    <w:pStyle w:val="Footer"/>
                                    <w:jc w:val="center"/>
                                    <w:rPr>
                                      <w:rFonts w:ascii="Verdana" w:hAnsi="Verdana" w:cs="Tahoma"/>
                                      <w:b/>
                                      <w:bCs/>
                                      <w:sz w:val="44"/>
                                      <w:szCs w:val="44"/>
                                    </w:rPr>
                                  </w:pPr>
                                  <w:r w:rsidRPr="008B497F">
                                    <w:rPr>
                                      <w:rFonts w:ascii="Verdana" w:hAnsi="Verdana" w:cs="Tahoma"/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ALEJANDRO SAINZ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31E2BB4" id="Group 8" o:spid="_x0000_s1026" style="position:absolute;left:0;text-align:left;margin-left:0;margin-top:15.25pt;width:621.8pt;height:90.55pt;z-index:251661312;mso-position-horizontal:left;mso-position-horizontal-relative:page;mso-width-relative:margin;mso-height-relative:margin" coordorigin="-577,380" coordsize="78968,8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">
                    <v:rect id="Rectangle 6" o:spid="_x0000_s1027" style="position:absolute;left:-577;top:380;width:78968;height:8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" fillcolor="#45c396" stroked="f" strokeweight="1pt">
                      <v:textbox>
                        <w:txbxContent>
                          <w:p w14:paraId="7ECD702A" w14:textId="46219802" w:rsidR="00776A29" w:rsidRPr="00776A29" w:rsidRDefault="00776A29" w:rsidP="00DD0B68">
                            <w:pPr>
                              <w:pStyle w:val="Foot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8" type="#_x0000_t202" style="position:absolute;left:2165;top:1473;width:71171;height:6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" filled="f" stroked="f" strokeweight=".5pt">
                      <v:textbox>
                        <w:txbxContent>
                          <w:p w14:paraId="5A56E5FF" w14:textId="6EB18827" w:rsidR="00184B22" w:rsidRPr="008B497F" w:rsidRDefault="00DD0B68" w:rsidP="00184B22">
                            <w:pPr>
                              <w:pStyle w:val="Footer"/>
                              <w:jc w:val="center"/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8B497F"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USER GUIDE FOR TL F</w:t>
                            </w:r>
                            <w:r w:rsidR="00C421E7" w:rsidRPr="008B497F"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ORGE</w:t>
                            </w:r>
                            <w:r w:rsidR="00184B22" w:rsidRPr="008B497F"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2024</w:t>
                            </w:r>
                          </w:p>
                          <w:p w14:paraId="6199A9F6" w14:textId="6AF25594" w:rsidR="00DD0B68" w:rsidRPr="008B497F" w:rsidRDefault="001B31E7" w:rsidP="00184B22">
                            <w:pPr>
                              <w:pStyle w:val="Footer"/>
                              <w:jc w:val="center"/>
                              <w:rPr>
                                <w:rFonts w:ascii="Verdana" w:hAnsi="Verdana" w:cs="Tahoma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8B497F">
                              <w:rPr>
                                <w:rFonts w:ascii="Verdana" w:hAnsi="Verdana" w:cs="Tahom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ALEJANDRO SAINZ</w:t>
                            </w:r>
                          </w:p>
                        </w:txbxContent>
                      </v:textbox>
                    </v:shape>
                    <w10:wrap anchorx="page"/>
                  </v:group>
                </w:pict>
              </mc:Fallback>
            </mc:AlternateContent>
          </w:r>
        </w:p>
        <w:p w14:paraId="243998B7" w14:textId="781CE979" w:rsidR="00FC061C" w:rsidRPr="00E432AA" w:rsidRDefault="00FC061C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sdt>
          <w:sdtPr>
            <w:rPr>
              <w:rFonts w:ascii="Arial" w:eastAsiaTheme="minorHAnsi" w:hAnsi="Arial" w:cs="Arial"/>
              <w:color w:val="auto"/>
              <w:kern w:val="2"/>
              <w:sz w:val="24"/>
              <w:szCs w:val="24"/>
              <w:lang w:val="en-CA"/>
              <w14:ligatures w14:val="standardContextual"/>
            </w:rPr>
            <w:id w:val="-692997977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75ABF7B7" w14:textId="64A12AFD" w:rsidR="00FC061C" w:rsidRPr="00E432AA" w:rsidRDefault="00FC061C" w:rsidP="006C224E">
              <w:pPr>
                <w:pStyle w:val="TOCHeading"/>
                <w:spacing w:line="276" w:lineRule="auto"/>
                <w:jc w:val="both"/>
                <w:rPr>
                  <w:rFonts w:ascii="Arial" w:hAnsi="Arial" w:cs="Arial"/>
                  <w:sz w:val="24"/>
                  <w:szCs w:val="24"/>
                </w:rPr>
              </w:pPr>
              <w:r w:rsidRPr="00E432AA">
                <w:rPr>
                  <w:rFonts w:ascii="Arial" w:hAnsi="Arial" w:cs="Arial"/>
                  <w:sz w:val="24"/>
                  <w:szCs w:val="24"/>
                </w:rPr>
                <w:t>Contents</w:t>
              </w:r>
            </w:p>
            <w:p w14:paraId="6B821EB6" w14:textId="0581B35E" w:rsidR="00C53175" w:rsidRDefault="00FC061C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r w:rsidRPr="00E432A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E432AA">
                <w:rPr>
                  <w:rFonts w:ascii="Arial" w:hAnsi="Arial" w:cs="Arial"/>
                  <w:sz w:val="24"/>
                  <w:szCs w:val="24"/>
                </w:rPr>
                <w:instrText xml:space="preserve"> TOC \o "1-3" \h \z \u </w:instrText>
              </w:r>
              <w:r w:rsidRPr="00E432A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hyperlink w:anchor="_Toc162323915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Introduction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_Toc162323915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1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79E10A13" w14:textId="69CFD0A6" w:rsidR="00C53175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16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Features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_Toc162323916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1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494C72B6" w14:textId="43C536A9" w:rsidR="00C53175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17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Setup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_Toc162323917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1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14D99B0B" w14:textId="6401F6C2" w:rsidR="00C53175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18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Requisites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_Toc162323918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1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7B1DB030" w14:textId="42694037" w:rsidR="00C53175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19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Configuration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_Toc162323919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1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3CFD0E4F" w14:textId="7B1C9D61" w:rsidR="00C53175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20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Quick Start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_Toc162323920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2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531AC3B1" w14:textId="66CE34A9" w:rsidR="00C53175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21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How to use the asset in your project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_Toc162323921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3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44D232B8" w14:textId="37A57821" w:rsidR="00C53175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22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Demo Scenes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_Toc162323922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3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4EF09961" w14:textId="2BCEE0E7" w:rsidR="00C53175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23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  <w:lang w:val="es-ES"/>
                  </w:rPr>
                  <w:t>2D Demo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_Toc162323923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3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7F390496" w14:textId="6BE2D5CF" w:rsidR="00C53175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24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3D Demo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_Toc162323924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5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4971F357" w14:textId="3307B7E4" w:rsidR="00C53175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25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Scripting support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_Toc162323925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5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33912C65" w14:textId="0250914F" w:rsidR="00C53175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lang w:eastAsia="en-CA"/>
                </w:rPr>
              </w:pPr>
              <w:hyperlink w:anchor="_Toc162323926" w:history="1">
                <w:r w:rsidR="00C53175" w:rsidRPr="009813F6">
                  <w:rPr>
                    <w:rStyle w:val="Hyperlink"/>
                    <w:rFonts w:ascii="Arial" w:hAnsi="Arial" w:cs="Arial"/>
                    <w:noProof/>
                  </w:rPr>
                  <w:t>FAQs</w:t>
                </w:r>
                <w:r w:rsidR="00C53175">
                  <w:rPr>
                    <w:noProof/>
                    <w:webHidden/>
                  </w:rPr>
                  <w:tab/>
                </w:r>
                <w:r w:rsidR="00C53175">
                  <w:rPr>
                    <w:noProof/>
                    <w:webHidden/>
                  </w:rPr>
                  <w:fldChar w:fldCharType="begin"/>
                </w:r>
                <w:r w:rsidR="00C53175">
                  <w:rPr>
                    <w:noProof/>
                    <w:webHidden/>
                  </w:rPr>
                  <w:instrText xml:space="preserve"> PAGEREF _Toc162323926 \h </w:instrText>
                </w:r>
                <w:r w:rsidR="00C53175">
                  <w:rPr>
                    <w:noProof/>
                    <w:webHidden/>
                  </w:rPr>
                </w:r>
                <w:r w:rsidR="00C53175">
                  <w:rPr>
                    <w:noProof/>
                    <w:webHidden/>
                  </w:rPr>
                  <w:fldChar w:fldCharType="separate"/>
                </w:r>
                <w:r w:rsidR="00C53175">
                  <w:rPr>
                    <w:noProof/>
                    <w:webHidden/>
                  </w:rPr>
                  <w:t>7</w:t>
                </w:r>
                <w:r w:rsidR="00C53175">
                  <w:rPr>
                    <w:noProof/>
                    <w:webHidden/>
                  </w:rPr>
                  <w:fldChar w:fldCharType="end"/>
                </w:r>
              </w:hyperlink>
            </w:p>
            <w:p w14:paraId="14194ACD" w14:textId="6360E5B9" w:rsidR="00C936D1" w:rsidRPr="00E432AA" w:rsidRDefault="00FC061C" w:rsidP="006C224E">
              <w:pPr>
                <w:spacing w:line="276" w:lineRule="auto"/>
                <w:jc w:val="both"/>
                <w:rPr>
                  <w:rFonts w:ascii="Arial" w:hAnsi="Arial" w:cs="Arial"/>
                  <w:sz w:val="24"/>
                  <w:szCs w:val="24"/>
                </w:rPr>
                <w:sectPr w:rsidR="00C936D1" w:rsidRPr="00E432AA" w:rsidSect="00E523B7">
                  <w:footerReference w:type="default" r:id="rId8"/>
                  <w:footerReference w:type="first" r:id="rId9"/>
                  <w:pgSz w:w="12240" w:h="15840"/>
                  <w:pgMar w:top="1440" w:right="1440" w:bottom="1440" w:left="1440" w:header="708" w:footer="708" w:gutter="0"/>
                  <w:pgNumType w:start="0"/>
                  <w:cols w:space="708"/>
                  <w:titlePg/>
                  <w:docGrid w:linePitch="360"/>
                </w:sectPr>
              </w:pPr>
              <w:r w:rsidRPr="00E432A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  <w:p w14:paraId="5A77F7B1" w14:textId="7FC11393" w:rsidR="00ED3B7B" w:rsidRPr="00E432AA" w:rsidRDefault="00000000" w:rsidP="006C224E">
          <w:pPr>
            <w:spacing w:line="276" w:lineRule="auto"/>
            <w:jc w:val="both"/>
            <w:rPr>
              <w:rFonts w:ascii="Arial" w:hAnsi="Arial" w:cs="Arial"/>
              <w:sz w:val="24"/>
              <w:szCs w:val="24"/>
            </w:rPr>
          </w:pPr>
        </w:p>
      </w:sdtContent>
    </w:sdt>
    <w:p w14:paraId="176F7DB5" w14:textId="3249D818" w:rsidR="00392A1C" w:rsidRPr="00E432AA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0" w:name="_Toc162323915"/>
      <w:r w:rsidRPr="00E432AA">
        <w:rPr>
          <w:rFonts w:ascii="Arial" w:hAnsi="Arial" w:cs="Arial"/>
          <w:sz w:val="24"/>
          <w:szCs w:val="24"/>
        </w:rPr>
        <w:t>Introduction</w:t>
      </w:r>
      <w:bookmarkEnd w:id="0"/>
    </w:p>
    <w:p w14:paraId="06BCE12E" w14:textId="0D297776" w:rsidR="00C77C77" w:rsidRPr="00E432AA" w:rsidRDefault="00D74D4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>Thank you for purchasing!</w:t>
      </w:r>
    </w:p>
    <w:p w14:paraId="313096F3" w14:textId="6FA09B5F" w:rsidR="00D74D4A" w:rsidRPr="00E432AA" w:rsidRDefault="00D74D4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 xml:space="preserve">The Unity Tag and Layer Forge is an intuitive tool designed to enhance the workflow within the engine by customizing Tags, Layers and Physics Collisions directly from the inspector of a </w:t>
      </w:r>
      <w:proofErr w:type="spellStart"/>
      <w:r w:rsidRPr="00E432AA">
        <w:rPr>
          <w:rFonts w:ascii="Arial" w:hAnsi="Arial" w:cs="Arial"/>
          <w:sz w:val="24"/>
          <w:szCs w:val="24"/>
        </w:rPr>
        <w:t>GameObject</w:t>
      </w:r>
      <w:proofErr w:type="spellEnd"/>
      <w:r w:rsidRPr="00E432AA">
        <w:rPr>
          <w:rFonts w:ascii="Arial" w:hAnsi="Arial" w:cs="Arial"/>
          <w:sz w:val="24"/>
          <w:szCs w:val="24"/>
        </w:rPr>
        <w:t>.</w:t>
      </w:r>
    </w:p>
    <w:p w14:paraId="101392E3" w14:textId="390EF067" w:rsidR="00D74D4A" w:rsidRPr="00E432AA" w:rsidRDefault="00D74D4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>Feel free to contact for any enquiry.</w:t>
      </w:r>
    </w:p>
    <w:p w14:paraId="3F87C0E4" w14:textId="5C1831D0" w:rsidR="00D74D4A" w:rsidRPr="00E432AA" w:rsidRDefault="00D74D4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 xml:space="preserve">Email: </w:t>
      </w:r>
      <w:hyperlink r:id="rId10" w:history="1">
        <w:r w:rsidRPr="00E432AA">
          <w:rPr>
            <w:rStyle w:val="Hyperlink"/>
            <w:rFonts w:ascii="Arial" w:hAnsi="Arial" w:cs="Arial"/>
            <w:sz w:val="24"/>
            <w:szCs w:val="24"/>
          </w:rPr>
          <w:t>alejasainzmartinez@gmail.com</w:t>
        </w:r>
      </w:hyperlink>
    </w:p>
    <w:p w14:paraId="5FEE859D" w14:textId="07B76C2C" w:rsidR="00E432AA" w:rsidRPr="00E432AA" w:rsidRDefault="00E432AA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" w:name="_Toc162323916"/>
      <w:r w:rsidRPr="00E432AA">
        <w:rPr>
          <w:rFonts w:ascii="Arial" w:hAnsi="Arial" w:cs="Arial"/>
          <w:sz w:val="24"/>
          <w:szCs w:val="24"/>
        </w:rPr>
        <w:t>Features</w:t>
      </w:r>
      <w:bookmarkEnd w:id="1"/>
    </w:p>
    <w:p w14:paraId="66FF9400" w14:textId="77777777" w:rsidR="00E432AA" w:rsidRPr="00E432AA" w:rsidRDefault="00E432A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766CD">
        <w:rPr>
          <w:rFonts w:ascii="Arial" w:hAnsi="Arial" w:cs="Arial"/>
          <w:b/>
          <w:bCs/>
          <w:sz w:val="24"/>
          <w:szCs w:val="24"/>
          <w:rPrChange w:id="2" w:author="Alejandro Sainz" w:date="2024-03-30T01:58:00Z" w16du:dateUtc="2024-03-30T05:58:00Z">
            <w:rPr>
              <w:rFonts w:ascii="Arial" w:hAnsi="Arial" w:cs="Arial"/>
              <w:sz w:val="24"/>
              <w:szCs w:val="24"/>
            </w:rPr>
          </w:rPrChange>
        </w:rPr>
        <w:t>Direct Management from the Inspector:</w:t>
      </w:r>
      <w:r w:rsidRPr="00E432AA">
        <w:rPr>
          <w:rFonts w:ascii="Arial" w:hAnsi="Arial" w:cs="Arial"/>
          <w:sz w:val="24"/>
          <w:szCs w:val="24"/>
        </w:rPr>
        <w:t xml:space="preserve"> Perform all </w:t>
      </w:r>
      <w:r w:rsidRPr="002766CD">
        <w:rPr>
          <w:rFonts w:ascii="Arial" w:hAnsi="Arial" w:cs="Arial"/>
          <w:b/>
          <w:bCs/>
          <w:sz w:val="24"/>
          <w:szCs w:val="24"/>
          <w:rPrChange w:id="3" w:author="Alejandro Sainz" w:date="2024-03-30T01:59:00Z" w16du:dateUtc="2024-03-30T05:59:00Z">
            <w:rPr>
              <w:rFonts w:ascii="Arial" w:hAnsi="Arial" w:cs="Arial"/>
              <w:sz w:val="24"/>
              <w:szCs w:val="24"/>
            </w:rPr>
          </w:rPrChange>
        </w:rPr>
        <w:t>Tag</w:t>
      </w:r>
      <w:r w:rsidRPr="00E432AA">
        <w:rPr>
          <w:rFonts w:ascii="Arial" w:hAnsi="Arial" w:cs="Arial"/>
          <w:sz w:val="24"/>
          <w:szCs w:val="24"/>
        </w:rPr>
        <w:t xml:space="preserve"> and </w:t>
      </w:r>
      <w:r w:rsidRPr="002766CD">
        <w:rPr>
          <w:rFonts w:ascii="Arial" w:hAnsi="Arial" w:cs="Arial"/>
          <w:b/>
          <w:bCs/>
          <w:sz w:val="24"/>
          <w:szCs w:val="24"/>
          <w:rPrChange w:id="4" w:author="Alejandro Sainz" w:date="2024-03-30T01:59:00Z" w16du:dateUtc="2024-03-30T05:59:00Z">
            <w:rPr>
              <w:rFonts w:ascii="Arial" w:hAnsi="Arial" w:cs="Arial"/>
              <w:sz w:val="24"/>
              <w:szCs w:val="24"/>
            </w:rPr>
          </w:rPrChange>
        </w:rPr>
        <w:t>Layer</w:t>
      </w:r>
      <w:r w:rsidRPr="00E432AA">
        <w:rPr>
          <w:rFonts w:ascii="Arial" w:hAnsi="Arial" w:cs="Arial"/>
          <w:sz w:val="24"/>
          <w:szCs w:val="24"/>
        </w:rPr>
        <w:t xml:space="preserve"> operations without leaving the context of your </w:t>
      </w:r>
      <w:proofErr w:type="spellStart"/>
      <w:r w:rsidRPr="002766CD">
        <w:rPr>
          <w:rFonts w:ascii="Arial" w:hAnsi="Arial" w:cs="Arial"/>
          <w:b/>
          <w:bCs/>
          <w:sz w:val="24"/>
          <w:szCs w:val="24"/>
          <w:rPrChange w:id="5" w:author="Alejandro Sainz" w:date="2024-03-30T01:59:00Z" w16du:dateUtc="2024-03-30T05:59:00Z">
            <w:rPr>
              <w:rFonts w:ascii="Arial" w:hAnsi="Arial" w:cs="Arial"/>
              <w:sz w:val="24"/>
              <w:szCs w:val="24"/>
            </w:rPr>
          </w:rPrChange>
        </w:rPr>
        <w:t>GameObjects</w:t>
      </w:r>
      <w:proofErr w:type="spellEnd"/>
      <w:r w:rsidRPr="00E432AA">
        <w:rPr>
          <w:rFonts w:ascii="Arial" w:hAnsi="Arial" w:cs="Arial"/>
          <w:sz w:val="24"/>
          <w:szCs w:val="24"/>
        </w:rPr>
        <w:t>. Manage your project settings all from one place.</w:t>
      </w:r>
    </w:p>
    <w:p w14:paraId="75DDB9B6" w14:textId="77777777" w:rsidR="00E432AA" w:rsidRPr="00E432AA" w:rsidRDefault="00E432A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766CD">
        <w:rPr>
          <w:rFonts w:ascii="Arial" w:hAnsi="Arial" w:cs="Arial"/>
          <w:b/>
          <w:bCs/>
          <w:sz w:val="24"/>
          <w:szCs w:val="24"/>
          <w:rPrChange w:id="6" w:author="Alejandro Sainz" w:date="2024-03-30T01:58:00Z" w16du:dateUtc="2024-03-30T05:58:00Z">
            <w:rPr>
              <w:rFonts w:ascii="Arial" w:hAnsi="Arial" w:cs="Arial"/>
              <w:sz w:val="24"/>
              <w:szCs w:val="24"/>
            </w:rPr>
          </w:rPrChange>
        </w:rPr>
        <w:t>Efficiency:</w:t>
      </w:r>
      <w:r w:rsidRPr="00E432AA">
        <w:rPr>
          <w:rFonts w:ascii="Arial" w:hAnsi="Arial" w:cs="Arial"/>
          <w:sz w:val="24"/>
          <w:szCs w:val="24"/>
        </w:rPr>
        <w:t xml:space="preserve"> Save valuable development time with streamlined operations.</w:t>
      </w:r>
    </w:p>
    <w:p w14:paraId="5A9E1B93" w14:textId="51697546" w:rsidR="00E432AA" w:rsidRPr="00E432AA" w:rsidRDefault="00E432A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766CD">
        <w:rPr>
          <w:rFonts w:ascii="Arial" w:hAnsi="Arial" w:cs="Arial"/>
          <w:b/>
          <w:bCs/>
          <w:sz w:val="24"/>
          <w:szCs w:val="24"/>
          <w:rPrChange w:id="7" w:author="Alejandro Sainz" w:date="2024-03-30T01:58:00Z" w16du:dateUtc="2024-03-30T05:58:00Z">
            <w:rPr>
              <w:rFonts w:ascii="Arial" w:hAnsi="Arial" w:cs="Arial"/>
              <w:sz w:val="24"/>
              <w:szCs w:val="24"/>
            </w:rPr>
          </w:rPrChange>
        </w:rPr>
        <w:t>Clarity:</w:t>
      </w:r>
      <w:r w:rsidRPr="00E432AA">
        <w:rPr>
          <w:rFonts w:ascii="Arial" w:hAnsi="Arial" w:cs="Arial"/>
          <w:sz w:val="24"/>
          <w:szCs w:val="24"/>
        </w:rPr>
        <w:t xml:space="preserve"> Gain a better understanding of your project's collision matrix with an intuitive visual interface.</w:t>
      </w:r>
    </w:p>
    <w:p w14:paraId="765116EA" w14:textId="71D239E3" w:rsidR="00C77C77" w:rsidRPr="00E432AA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8" w:name="_Toc162323917"/>
      <w:r w:rsidRPr="00E432AA">
        <w:rPr>
          <w:rFonts w:ascii="Arial" w:hAnsi="Arial" w:cs="Arial"/>
          <w:sz w:val="24"/>
          <w:szCs w:val="24"/>
        </w:rPr>
        <w:t>Setup</w:t>
      </w:r>
      <w:bookmarkEnd w:id="8"/>
    </w:p>
    <w:p w14:paraId="375D58F7" w14:textId="790A5AFB" w:rsidR="00C77C77" w:rsidRPr="00E432AA" w:rsidRDefault="00C77C77" w:rsidP="006C224E">
      <w:pPr>
        <w:pStyle w:val="Heading2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9" w:name="_Toc162323918"/>
      <w:r w:rsidRPr="00E432AA">
        <w:rPr>
          <w:rFonts w:ascii="Arial" w:hAnsi="Arial" w:cs="Arial"/>
          <w:sz w:val="24"/>
          <w:szCs w:val="24"/>
        </w:rPr>
        <w:t>Requisites</w:t>
      </w:r>
      <w:bookmarkEnd w:id="9"/>
    </w:p>
    <w:p w14:paraId="525F864C" w14:textId="4FEE64A8" w:rsidR="00C77C77" w:rsidRPr="00E432AA" w:rsidRDefault="00302E4E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 xml:space="preserve">The Unity Tag and Layer Forge has been developed and tested using </w:t>
      </w:r>
      <w:r w:rsidRPr="002766CD">
        <w:rPr>
          <w:rFonts w:ascii="Arial" w:hAnsi="Arial" w:cs="Arial"/>
          <w:b/>
          <w:bCs/>
          <w:sz w:val="24"/>
          <w:szCs w:val="24"/>
          <w:rPrChange w:id="10" w:author="Alejandro Sainz" w:date="2024-03-30T01:59:00Z" w16du:dateUtc="2024-03-30T05:59:00Z">
            <w:rPr>
              <w:rFonts w:ascii="Arial" w:hAnsi="Arial" w:cs="Arial"/>
              <w:sz w:val="24"/>
              <w:szCs w:val="24"/>
            </w:rPr>
          </w:rPrChange>
        </w:rPr>
        <w:t>Unity 2023.2.7f1</w:t>
      </w:r>
      <w:r w:rsidRPr="00E432AA">
        <w:rPr>
          <w:rFonts w:ascii="Arial" w:hAnsi="Arial" w:cs="Arial"/>
          <w:sz w:val="24"/>
          <w:szCs w:val="24"/>
        </w:rPr>
        <w:t>.</w:t>
      </w:r>
    </w:p>
    <w:p w14:paraId="38671245" w14:textId="503F3834" w:rsidR="00C77C77" w:rsidRPr="00E432AA" w:rsidRDefault="00C77C77" w:rsidP="006C224E">
      <w:pPr>
        <w:pStyle w:val="Heading2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1" w:name="_Toc162323919"/>
      <w:r w:rsidRPr="00E432AA">
        <w:rPr>
          <w:rFonts w:ascii="Arial" w:hAnsi="Arial" w:cs="Arial"/>
          <w:sz w:val="24"/>
          <w:szCs w:val="24"/>
        </w:rPr>
        <w:t>Configuration</w:t>
      </w:r>
      <w:bookmarkEnd w:id="11"/>
    </w:p>
    <w:p w14:paraId="7ADE225E" w14:textId="026B8550" w:rsidR="00C77C77" w:rsidRDefault="00B70D2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>Just by importing the package the user will have enable</w:t>
      </w:r>
      <w:r w:rsidR="00BF6EB1" w:rsidRPr="00E432AA">
        <w:rPr>
          <w:rFonts w:ascii="Arial" w:hAnsi="Arial" w:cs="Arial"/>
          <w:sz w:val="24"/>
          <w:szCs w:val="24"/>
        </w:rPr>
        <w:t>d TL Forge</w:t>
      </w:r>
      <w:r w:rsidR="008C0E2D" w:rsidRPr="00E432AA">
        <w:rPr>
          <w:rFonts w:ascii="Arial" w:hAnsi="Arial" w:cs="Arial"/>
          <w:sz w:val="24"/>
          <w:szCs w:val="24"/>
        </w:rPr>
        <w:t xml:space="preserve"> functions</w:t>
      </w:r>
      <w:r w:rsidRPr="00E432AA">
        <w:rPr>
          <w:rFonts w:ascii="Arial" w:hAnsi="Arial" w:cs="Arial"/>
          <w:sz w:val="24"/>
          <w:szCs w:val="24"/>
        </w:rPr>
        <w:t xml:space="preserve"> on </w:t>
      </w:r>
      <w:r w:rsidR="001274C1" w:rsidRPr="00E432AA">
        <w:rPr>
          <w:rFonts w:ascii="Arial" w:hAnsi="Arial" w:cs="Arial"/>
          <w:sz w:val="24"/>
          <w:szCs w:val="24"/>
        </w:rPr>
        <w:t>its</w:t>
      </w:r>
      <w:r w:rsidRPr="00E432AA">
        <w:rPr>
          <w:rFonts w:ascii="Arial" w:hAnsi="Arial" w:cs="Arial"/>
          <w:sz w:val="24"/>
          <w:szCs w:val="24"/>
        </w:rPr>
        <w:t xml:space="preserve"> Unity Editor</w:t>
      </w:r>
      <w:r w:rsidR="00BF6EB1" w:rsidRPr="00E432AA">
        <w:rPr>
          <w:rFonts w:ascii="Arial" w:hAnsi="Arial" w:cs="Arial"/>
          <w:sz w:val="24"/>
          <w:szCs w:val="24"/>
        </w:rPr>
        <w:t xml:space="preserve"> environment.</w:t>
      </w:r>
    </w:p>
    <w:p w14:paraId="559F72F0" w14:textId="77777777" w:rsidR="001274C1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CB717C" w14:textId="77777777" w:rsidR="001274C1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6AB7694" w14:textId="77777777" w:rsidR="001274C1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4EBA0C" w14:textId="77777777" w:rsidR="001274C1" w:rsidRPr="00E432AA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28C783" w14:textId="0E89E52F" w:rsidR="00C77C77" w:rsidRPr="00E432AA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2" w:name="_Toc162323920"/>
      <w:r w:rsidRPr="00E432AA">
        <w:rPr>
          <w:rFonts w:ascii="Arial" w:hAnsi="Arial" w:cs="Arial"/>
          <w:sz w:val="24"/>
          <w:szCs w:val="24"/>
        </w:rPr>
        <w:lastRenderedPageBreak/>
        <w:t>Quick Start</w:t>
      </w:r>
      <w:bookmarkEnd w:id="12"/>
    </w:p>
    <w:p w14:paraId="1A78F5B8" w14:textId="33CC6D2B" w:rsidR="001274C1" w:rsidRDefault="00CF70EB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217B56" wp14:editId="352CC35B">
            <wp:simplePos x="0" y="0"/>
            <wp:positionH relativeFrom="margin">
              <wp:posOffset>0</wp:posOffset>
            </wp:positionH>
            <wp:positionV relativeFrom="paragraph">
              <wp:posOffset>313055</wp:posOffset>
            </wp:positionV>
            <wp:extent cx="3070860" cy="2962275"/>
            <wp:effectExtent l="0" t="0" r="0" b="0"/>
            <wp:wrapSquare wrapText="bothSides"/>
            <wp:docPr id="64623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74C1">
        <w:rPr>
          <w:rFonts w:ascii="Arial" w:hAnsi="Arial" w:cs="Arial"/>
          <w:sz w:val="24"/>
          <w:szCs w:val="24"/>
        </w:rPr>
        <w:t>TL Forge presents three main components the user will use more often</w:t>
      </w:r>
    </w:p>
    <w:p w14:paraId="2BBCE57F" w14:textId="03DBCAA2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1-</w:t>
      </w:r>
      <w:r w:rsidRPr="005508A5">
        <w:rPr>
          <w:rFonts w:ascii="Arial" w:hAnsi="Arial" w:cs="Arial"/>
          <w:b/>
          <w:bCs/>
          <w:sz w:val="24"/>
          <w:szCs w:val="24"/>
        </w:rPr>
        <w:t>TLFCustomProperties</w:t>
      </w:r>
      <w:r w:rsidRPr="005508A5">
        <w:rPr>
          <w:rFonts w:ascii="Arial" w:hAnsi="Arial" w:cs="Arial"/>
          <w:sz w:val="24"/>
          <w:szCs w:val="24"/>
        </w:rPr>
        <w:t xml:space="preserve"> allow the user to </w:t>
      </w:r>
      <w:r>
        <w:rPr>
          <w:rFonts w:ascii="Arial" w:hAnsi="Arial" w:cs="Arial"/>
          <w:sz w:val="24"/>
          <w:szCs w:val="24"/>
        </w:rPr>
        <w:t xml:space="preserve">define a </w:t>
      </w:r>
      <w:r w:rsidRPr="005508A5">
        <w:rPr>
          <w:rFonts w:ascii="Arial" w:hAnsi="Arial" w:cs="Arial"/>
          <w:b/>
          <w:bCs/>
          <w:sz w:val="24"/>
          <w:szCs w:val="24"/>
        </w:rPr>
        <w:t>Tag Name</w:t>
      </w:r>
      <w:r>
        <w:rPr>
          <w:rFonts w:ascii="Arial" w:hAnsi="Arial" w:cs="Arial"/>
          <w:sz w:val="24"/>
          <w:szCs w:val="24"/>
        </w:rPr>
        <w:t xml:space="preserve"> and a </w:t>
      </w:r>
      <w:r w:rsidRPr="005508A5">
        <w:rPr>
          <w:rFonts w:ascii="Arial" w:hAnsi="Arial" w:cs="Arial"/>
          <w:b/>
          <w:bCs/>
          <w:sz w:val="24"/>
          <w:szCs w:val="24"/>
        </w:rPr>
        <w:t>Layer Name</w:t>
      </w:r>
      <w:r>
        <w:rPr>
          <w:rFonts w:ascii="Arial" w:hAnsi="Arial" w:cs="Arial"/>
          <w:sz w:val="24"/>
          <w:szCs w:val="24"/>
        </w:rPr>
        <w:t xml:space="preserve"> to apply to that specific </w:t>
      </w:r>
      <w:r w:rsidRPr="005508A5">
        <w:rPr>
          <w:rFonts w:ascii="Arial" w:hAnsi="Arial" w:cs="Arial"/>
          <w:b/>
          <w:bCs/>
          <w:sz w:val="24"/>
          <w:szCs w:val="24"/>
        </w:rPr>
        <w:t>Target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GameObject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8BCF7EE" w14:textId="2BFA4663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component shows a series of buttons that handles from Tag/Layer creation to deletion. This means the corresponding name will be stored or removed from Unity</w:t>
      </w:r>
      <w:ins w:id="13" w:author="Alejandro Sainz" w:date="2024-03-30T02:31:00Z" w16du:dateUtc="2024-03-30T06:31:00Z">
        <w:r w:rsidR="004C1DF2">
          <w:rPr>
            <w:rFonts w:ascii="Arial" w:hAnsi="Arial" w:cs="Arial"/>
            <w:sz w:val="24"/>
            <w:szCs w:val="24"/>
          </w:rPr>
          <w:t>’s settings</w:t>
        </w:r>
      </w:ins>
      <w:r>
        <w:rPr>
          <w:rFonts w:ascii="Arial" w:hAnsi="Arial" w:cs="Arial"/>
          <w:sz w:val="24"/>
          <w:szCs w:val="24"/>
        </w:rPr>
        <w:t>.</w:t>
      </w:r>
    </w:p>
    <w:p w14:paraId="0A6032AC" w14:textId="653047E7" w:rsidR="006C224E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a name gets created and applied the Target will automatically have that defined value.</w:t>
      </w:r>
    </w:p>
    <w:p w14:paraId="30FC60DB" w14:textId="364D6801" w:rsidR="005C4C47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is the main core of the tool.</w:t>
      </w:r>
    </w:p>
    <w:p w14:paraId="3C662CA4" w14:textId="5B1DB1D7" w:rsidR="008E5402" w:rsidRDefault="008E5402" w:rsidP="006C224E">
      <w:pPr>
        <w:spacing w:line="276" w:lineRule="auto"/>
        <w:rPr>
          <w:rFonts w:ascii="Arial" w:hAnsi="Arial" w:cs="Arial"/>
          <w:sz w:val="24"/>
          <w:szCs w:val="24"/>
        </w:rPr>
      </w:pPr>
    </w:p>
    <w:p w14:paraId="65B205D0" w14:textId="1D3C5EDF" w:rsidR="008E5402" w:rsidRDefault="006A2F90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CB78366" wp14:editId="27C4704E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078480" cy="3995420"/>
            <wp:effectExtent l="0" t="0" r="7620" b="5080"/>
            <wp:wrapSquare wrapText="bothSides"/>
            <wp:docPr id="1527708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600" cy="40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5402">
        <w:rPr>
          <w:rFonts w:ascii="Arial" w:hAnsi="Arial" w:cs="Arial"/>
          <w:b/>
          <w:bCs/>
          <w:sz w:val="24"/>
          <w:szCs w:val="24"/>
        </w:rPr>
        <w:t>2-</w:t>
      </w:r>
      <w:r w:rsidR="008E5402" w:rsidRPr="005508A5">
        <w:rPr>
          <w:rFonts w:ascii="Arial" w:hAnsi="Arial" w:cs="Arial"/>
          <w:b/>
          <w:bCs/>
          <w:sz w:val="24"/>
          <w:szCs w:val="24"/>
        </w:rPr>
        <w:t>TLF</w:t>
      </w:r>
      <w:r w:rsidR="008E5402">
        <w:rPr>
          <w:rFonts w:ascii="Arial" w:hAnsi="Arial" w:cs="Arial"/>
          <w:b/>
          <w:bCs/>
          <w:sz w:val="24"/>
          <w:szCs w:val="24"/>
        </w:rPr>
        <w:t>LayerCollisionMatrix2D</w:t>
      </w:r>
      <w:r w:rsidR="008E5402" w:rsidRPr="005508A5">
        <w:rPr>
          <w:rFonts w:ascii="Arial" w:hAnsi="Arial" w:cs="Arial"/>
          <w:sz w:val="24"/>
          <w:szCs w:val="24"/>
        </w:rPr>
        <w:t xml:space="preserve"> allow the user to </w:t>
      </w:r>
      <w:r w:rsidR="008E5402">
        <w:rPr>
          <w:rFonts w:ascii="Arial" w:hAnsi="Arial" w:cs="Arial"/>
          <w:sz w:val="24"/>
          <w:szCs w:val="24"/>
        </w:rPr>
        <w:t xml:space="preserve">define the state of the project’s </w:t>
      </w:r>
      <w:r w:rsidR="00B70E36">
        <w:rPr>
          <w:rFonts w:ascii="Arial" w:hAnsi="Arial" w:cs="Arial"/>
          <w:sz w:val="24"/>
          <w:szCs w:val="24"/>
        </w:rPr>
        <w:t xml:space="preserve">Physics 2D </w:t>
      </w:r>
      <w:r w:rsidR="008E5402">
        <w:rPr>
          <w:rFonts w:ascii="Arial" w:hAnsi="Arial" w:cs="Arial"/>
          <w:sz w:val="24"/>
          <w:szCs w:val="24"/>
        </w:rPr>
        <w:t>collision matrix</w:t>
      </w:r>
      <w:r w:rsidR="00B70E36">
        <w:rPr>
          <w:rFonts w:ascii="Arial" w:hAnsi="Arial" w:cs="Arial"/>
          <w:sz w:val="24"/>
          <w:szCs w:val="24"/>
        </w:rPr>
        <w:t xml:space="preserve"> </w:t>
      </w:r>
      <w:r w:rsidR="008E5402">
        <w:rPr>
          <w:rFonts w:ascii="Arial" w:hAnsi="Arial" w:cs="Arial"/>
          <w:sz w:val="24"/>
          <w:szCs w:val="24"/>
        </w:rPr>
        <w:t>by showing how the existing layers interact with each other.</w:t>
      </w:r>
    </w:p>
    <w:p w14:paraId="7995FB91" w14:textId="7A5EDF17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Every layer interaction is show</w:t>
      </w:r>
      <w:ins w:id="14" w:author="Alejandro Sainz" w:date="2024-03-30T02:03:00Z" w16du:dateUtc="2024-03-30T06:03:00Z">
        <w:r w:rsidR="00D94921">
          <w:rPr>
            <w:rFonts w:ascii="Arial" w:hAnsi="Arial" w:cs="Arial"/>
            <w:sz w:val="24"/>
            <w:szCs w:val="24"/>
          </w:rPr>
          <w:t>n</w:t>
        </w:r>
      </w:ins>
      <w:del w:id="15" w:author="Alejandro Sainz" w:date="2024-03-30T02:03:00Z" w16du:dateUtc="2024-03-30T06:03:00Z">
        <w:r w:rsidDel="00D94921">
          <w:rPr>
            <w:rFonts w:ascii="Arial" w:hAnsi="Arial" w:cs="Arial"/>
            <w:sz w:val="24"/>
            <w:szCs w:val="24"/>
          </w:rPr>
          <w:delText>ed</w:delText>
        </w:r>
      </w:del>
      <w:r>
        <w:rPr>
          <w:rFonts w:ascii="Arial" w:hAnsi="Arial" w:cs="Arial"/>
          <w:sz w:val="24"/>
          <w:szCs w:val="24"/>
        </w:rPr>
        <w:t xml:space="preserve"> as a checkbox the user can mark to set a new collision detection.</w:t>
      </w:r>
    </w:p>
    <w:p w14:paraId="09E0D5F3" w14:textId="3E75878D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Layers can be associated by the indices show</w:t>
      </w:r>
      <w:ins w:id="16" w:author="Alejandro Sainz" w:date="2024-03-30T02:06:00Z" w16du:dateUtc="2024-03-30T06:06:00Z">
        <w:r w:rsidR="00D94921">
          <w:rPr>
            <w:rFonts w:ascii="Arial" w:hAnsi="Arial" w:cs="Arial"/>
            <w:sz w:val="24"/>
            <w:szCs w:val="24"/>
          </w:rPr>
          <w:t>n</w:t>
        </w:r>
      </w:ins>
      <w:del w:id="17" w:author="Alejandro Sainz" w:date="2024-03-30T02:06:00Z" w16du:dateUtc="2024-03-30T06:06:00Z">
        <w:r w:rsidDel="00D94921">
          <w:rPr>
            <w:rFonts w:ascii="Arial" w:hAnsi="Arial" w:cs="Arial"/>
            <w:sz w:val="24"/>
            <w:szCs w:val="24"/>
          </w:rPr>
          <w:delText>ed</w:delText>
        </w:r>
      </w:del>
      <w:r>
        <w:rPr>
          <w:rFonts w:ascii="Arial" w:hAnsi="Arial" w:cs="Arial"/>
          <w:sz w:val="24"/>
          <w:szCs w:val="24"/>
        </w:rPr>
        <w:t xml:space="preserve"> vertically and horizontally.</w:t>
      </w:r>
    </w:p>
    <w:p w14:paraId="117C90E4" w14:textId="77777777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component makes possible to define presets of Matrices by exporting the custom matrix to a path defined in the field Exportation Path.</w:t>
      </w:r>
    </w:p>
    <w:p w14:paraId="72CF247C" w14:textId="3F1C9E30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can define an </w:t>
      </w:r>
      <w:r w:rsidRPr="00CA3F97">
        <w:rPr>
          <w:rFonts w:ascii="Arial" w:hAnsi="Arial" w:cs="Arial"/>
          <w:b/>
          <w:bCs/>
          <w:sz w:val="24"/>
          <w:szCs w:val="24"/>
        </w:rPr>
        <w:t>Asset Name</w:t>
      </w:r>
      <w:r>
        <w:rPr>
          <w:rFonts w:ascii="Arial" w:hAnsi="Arial" w:cs="Arial"/>
          <w:sz w:val="24"/>
          <w:szCs w:val="24"/>
        </w:rPr>
        <w:t xml:space="preserve"> for the Matrix preset and an </w:t>
      </w:r>
      <w:r w:rsidRPr="00CA3F97">
        <w:rPr>
          <w:rFonts w:ascii="Arial" w:hAnsi="Arial" w:cs="Arial"/>
          <w:b/>
          <w:bCs/>
          <w:sz w:val="24"/>
          <w:szCs w:val="24"/>
        </w:rPr>
        <w:t>Exportation Path</w:t>
      </w:r>
      <w:r>
        <w:rPr>
          <w:rFonts w:ascii="Arial" w:hAnsi="Arial" w:cs="Arial"/>
          <w:sz w:val="24"/>
          <w:szCs w:val="24"/>
        </w:rPr>
        <w:t xml:space="preserve"> and an </w:t>
      </w:r>
      <w:r w:rsidRPr="00CA3F97">
        <w:rPr>
          <w:rFonts w:ascii="Arial" w:hAnsi="Arial" w:cs="Arial"/>
          <w:b/>
          <w:bCs/>
          <w:sz w:val="24"/>
          <w:szCs w:val="24"/>
        </w:rPr>
        <w:t>Importation Path</w:t>
      </w:r>
      <w:r>
        <w:rPr>
          <w:rFonts w:ascii="Arial" w:hAnsi="Arial" w:cs="Arial"/>
          <w:sz w:val="24"/>
          <w:szCs w:val="24"/>
        </w:rPr>
        <w:t>.</w:t>
      </w:r>
    </w:p>
    <w:p w14:paraId="160DC561" w14:textId="42888247" w:rsidR="008E5402" w:rsidRDefault="008E5402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can either defined both paths by writing or by using </w:t>
      </w:r>
      <w:r w:rsidRPr="008E5402">
        <w:rPr>
          <w:rFonts w:ascii="Arial" w:hAnsi="Arial" w:cs="Arial"/>
          <w:b/>
          <w:bCs/>
          <w:sz w:val="24"/>
          <w:szCs w:val="24"/>
        </w:rPr>
        <w:t>SELECT EXPORT PATH</w:t>
      </w:r>
      <w:r>
        <w:rPr>
          <w:rFonts w:ascii="Arial" w:hAnsi="Arial" w:cs="Arial"/>
          <w:sz w:val="24"/>
          <w:szCs w:val="24"/>
        </w:rPr>
        <w:t xml:space="preserve"> and </w:t>
      </w:r>
      <w:r w:rsidRPr="008E5402">
        <w:rPr>
          <w:rFonts w:ascii="Arial" w:hAnsi="Arial" w:cs="Arial"/>
          <w:b/>
          <w:bCs/>
          <w:sz w:val="24"/>
          <w:szCs w:val="24"/>
        </w:rPr>
        <w:t>SELECT IMPORT PATH</w:t>
      </w:r>
      <w:r>
        <w:rPr>
          <w:rFonts w:ascii="Arial" w:hAnsi="Arial" w:cs="Arial"/>
          <w:sz w:val="24"/>
          <w:szCs w:val="24"/>
        </w:rPr>
        <w:t>.</w:t>
      </w:r>
    </w:p>
    <w:p w14:paraId="0B18E52E" w14:textId="408CD34D" w:rsidR="00AC5E30" w:rsidRDefault="00AC5E30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Once a configuration satisfies the user needs is possible to create a Matrix preset by using </w:t>
      </w:r>
      <w:r w:rsidRPr="00AC5E30">
        <w:rPr>
          <w:rFonts w:ascii="Arial" w:hAnsi="Arial" w:cs="Arial"/>
          <w:b/>
          <w:bCs/>
          <w:sz w:val="24"/>
          <w:szCs w:val="24"/>
        </w:rPr>
        <w:t>EXPORT MATRIX</w:t>
      </w:r>
      <w:r>
        <w:rPr>
          <w:rFonts w:ascii="Arial" w:hAnsi="Arial" w:cs="Arial"/>
          <w:sz w:val="24"/>
          <w:szCs w:val="24"/>
        </w:rPr>
        <w:t>.</w:t>
      </w:r>
    </w:p>
    <w:p w14:paraId="23D4994F" w14:textId="1D1EC846" w:rsidR="00FA4B5D" w:rsidRDefault="00FA4B5D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Every time the user selects the </w:t>
      </w:r>
      <w:proofErr w:type="spellStart"/>
      <w:r>
        <w:rPr>
          <w:rFonts w:ascii="Arial" w:hAnsi="Arial" w:cs="Arial"/>
          <w:sz w:val="24"/>
          <w:szCs w:val="24"/>
        </w:rPr>
        <w:t>GameObject</w:t>
      </w:r>
      <w:proofErr w:type="spellEnd"/>
      <w:r>
        <w:rPr>
          <w:rFonts w:ascii="Arial" w:hAnsi="Arial" w:cs="Arial"/>
          <w:sz w:val="24"/>
          <w:szCs w:val="24"/>
        </w:rPr>
        <w:t xml:space="preserve"> with </w:t>
      </w:r>
      <w:r w:rsidRPr="005508A5">
        <w:rPr>
          <w:rFonts w:ascii="Arial" w:hAnsi="Arial" w:cs="Arial"/>
          <w:b/>
          <w:bCs/>
          <w:sz w:val="24"/>
          <w:szCs w:val="24"/>
        </w:rPr>
        <w:t>TLF</w:t>
      </w:r>
      <w:r>
        <w:rPr>
          <w:rFonts w:ascii="Arial" w:hAnsi="Arial" w:cs="Arial"/>
          <w:b/>
          <w:bCs/>
          <w:sz w:val="24"/>
          <w:szCs w:val="24"/>
        </w:rPr>
        <w:t>LayerCollisionMatrix2D</w:t>
      </w:r>
      <w:r>
        <w:rPr>
          <w:rFonts w:ascii="Arial" w:hAnsi="Arial" w:cs="Arial"/>
          <w:sz w:val="24"/>
          <w:szCs w:val="24"/>
        </w:rPr>
        <w:t xml:space="preserve"> component the preset matrix defined will be imported.</w:t>
      </w:r>
    </w:p>
    <w:p w14:paraId="248E652F" w14:textId="13B47F02" w:rsidR="00AC5E30" w:rsidRPr="005508A5" w:rsidRDefault="00AC5E30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the user ma</w:t>
      </w:r>
      <w:ins w:id="18" w:author="Alejandro Sainz" w:date="2024-03-30T02:07:00Z" w16du:dateUtc="2024-03-30T06:07:00Z">
        <w:r w:rsidR="00D94921">
          <w:rPr>
            <w:rFonts w:ascii="Arial" w:hAnsi="Arial" w:cs="Arial"/>
            <w:sz w:val="24"/>
            <w:szCs w:val="24"/>
          </w:rPr>
          <w:t>k</w:t>
        </w:r>
      </w:ins>
      <w:del w:id="19" w:author="Alejandro Sainz" w:date="2024-03-30T02:07:00Z" w16du:dateUtc="2024-03-30T06:07:00Z">
        <w:r w:rsidDel="00D94921">
          <w:rPr>
            <w:rFonts w:ascii="Arial" w:hAnsi="Arial" w:cs="Arial"/>
            <w:sz w:val="24"/>
            <w:szCs w:val="24"/>
          </w:rPr>
          <w:delText>d</w:delText>
        </w:r>
      </w:del>
      <w:r>
        <w:rPr>
          <w:rFonts w:ascii="Arial" w:hAnsi="Arial" w:cs="Arial"/>
          <w:sz w:val="24"/>
          <w:szCs w:val="24"/>
        </w:rPr>
        <w:t>e</w:t>
      </w:r>
      <w:ins w:id="20" w:author="Alejandro Sainz" w:date="2024-03-30T02:07:00Z" w16du:dateUtc="2024-03-30T06:07:00Z">
        <w:r w:rsidR="00D94921">
          <w:rPr>
            <w:rFonts w:ascii="Arial" w:hAnsi="Arial" w:cs="Arial"/>
            <w:sz w:val="24"/>
            <w:szCs w:val="24"/>
          </w:rPr>
          <w:t>s</w:t>
        </w:r>
      </w:ins>
      <w:r>
        <w:rPr>
          <w:rFonts w:ascii="Arial" w:hAnsi="Arial" w:cs="Arial"/>
          <w:sz w:val="24"/>
          <w:szCs w:val="24"/>
        </w:rPr>
        <w:t xml:space="preserve"> changes to the matrix as long as those changes are not saved by exporting the matrix again, the </w:t>
      </w:r>
      <w:r w:rsidRPr="00AC5E30">
        <w:rPr>
          <w:rFonts w:ascii="Arial" w:hAnsi="Arial" w:cs="Arial"/>
          <w:b/>
          <w:bCs/>
          <w:sz w:val="24"/>
          <w:szCs w:val="24"/>
        </w:rPr>
        <w:t>IMPORT MATRIX</w:t>
      </w:r>
      <w:r>
        <w:rPr>
          <w:rFonts w:ascii="Arial" w:hAnsi="Arial" w:cs="Arial"/>
          <w:sz w:val="24"/>
          <w:szCs w:val="24"/>
        </w:rPr>
        <w:t xml:space="preserve"> feature will load the matrix </w:t>
      </w:r>
      <w:r w:rsidR="00FA4B5D">
        <w:rPr>
          <w:rFonts w:ascii="Arial" w:hAnsi="Arial" w:cs="Arial"/>
          <w:sz w:val="24"/>
          <w:szCs w:val="24"/>
        </w:rPr>
        <w:t xml:space="preserve">without </w:t>
      </w:r>
      <w:r>
        <w:rPr>
          <w:rFonts w:ascii="Arial" w:hAnsi="Arial" w:cs="Arial"/>
          <w:sz w:val="24"/>
          <w:szCs w:val="24"/>
        </w:rPr>
        <w:t>change</w:t>
      </w:r>
      <w:r w:rsidR="00FA4B5D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</w:p>
    <w:p w14:paraId="297D225F" w14:textId="4C49424A" w:rsidR="008E5402" w:rsidRDefault="00371DDE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Alternatively,</w:t>
      </w:r>
      <w:r w:rsidR="00E10B53">
        <w:rPr>
          <w:rFonts w:ascii="Arial" w:hAnsi="Arial" w:cs="Arial"/>
          <w:sz w:val="24"/>
          <w:szCs w:val="24"/>
        </w:rPr>
        <w:t xml:space="preserve"> the </w:t>
      </w:r>
      <w:r w:rsidR="00E10B53" w:rsidRPr="00E10B53">
        <w:rPr>
          <w:rFonts w:ascii="Arial" w:hAnsi="Arial" w:cs="Arial"/>
          <w:b/>
          <w:bCs/>
          <w:sz w:val="24"/>
          <w:szCs w:val="24"/>
        </w:rPr>
        <w:t>IMPORT EXISTING PRESET</w:t>
      </w:r>
      <w:r w:rsidR="00E10B53">
        <w:rPr>
          <w:rFonts w:ascii="Arial" w:hAnsi="Arial" w:cs="Arial"/>
          <w:sz w:val="24"/>
          <w:szCs w:val="24"/>
        </w:rPr>
        <w:t xml:space="preserve"> feature can load any of the created presets without having to define an Importation Path or an Exportation Path.</w:t>
      </w:r>
    </w:p>
    <w:p w14:paraId="3BEFD367" w14:textId="31CD168D" w:rsidR="00B70E36" w:rsidRDefault="00B70E36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3-</w:t>
      </w:r>
      <w:r w:rsidRPr="005508A5">
        <w:rPr>
          <w:rFonts w:ascii="Arial" w:hAnsi="Arial" w:cs="Arial"/>
          <w:b/>
          <w:bCs/>
          <w:sz w:val="24"/>
          <w:szCs w:val="24"/>
        </w:rPr>
        <w:t>TLF</w:t>
      </w:r>
      <w:r>
        <w:rPr>
          <w:rFonts w:ascii="Arial" w:hAnsi="Arial" w:cs="Arial"/>
          <w:b/>
          <w:bCs/>
          <w:sz w:val="24"/>
          <w:szCs w:val="24"/>
        </w:rPr>
        <w:t>LayerCollisionMatrix3D</w:t>
      </w:r>
      <w:r w:rsidRPr="005508A5">
        <w:rPr>
          <w:rFonts w:ascii="Arial" w:hAnsi="Arial" w:cs="Arial"/>
          <w:sz w:val="24"/>
          <w:szCs w:val="24"/>
        </w:rPr>
        <w:t xml:space="preserve"> </w:t>
      </w:r>
      <w:r w:rsidR="00862A7E">
        <w:rPr>
          <w:rFonts w:ascii="Arial" w:hAnsi="Arial" w:cs="Arial"/>
          <w:sz w:val="24"/>
          <w:szCs w:val="24"/>
        </w:rPr>
        <w:t xml:space="preserve">is a Physics based version of the </w:t>
      </w:r>
      <w:r w:rsidR="00862A7E" w:rsidRPr="00862A7E">
        <w:rPr>
          <w:rFonts w:ascii="Arial" w:hAnsi="Arial" w:cs="Arial"/>
          <w:sz w:val="24"/>
          <w:szCs w:val="24"/>
        </w:rPr>
        <w:t>TLFLayerCollisionMatrix2D</w:t>
      </w:r>
      <w:r w:rsidR="00862A7E">
        <w:rPr>
          <w:rFonts w:ascii="Arial" w:hAnsi="Arial" w:cs="Arial"/>
          <w:b/>
          <w:bCs/>
          <w:sz w:val="24"/>
          <w:szCs w:val="24"/>
        </w:rPr>
        <w:t xml:space="preserve"> </w:t>
      </w:r>
      <w:r w:rsidR="00862A7E" w:rsidRPr="00862A7E">
        <w:rPr>
          <w:rFonts w:ascii="Arial" w:hAnsi="Arial" w:cs="Arial"/>
          <w:sz w:val="24"/>
          <w:szCs w:val="24"/>
        </w:rPr>
        <w:t>component</w:t>
      </w:r>
      <w:r w:rsidR="00862A7E">
        <w:rPr>
          <w:rFonts w:ascii="Arial" w:hAnsi="Arial" w:cs="Arial"/>
          <w:sz w:val="24"/>
          <w:szCs w:val="24"/>
        </w:rPr>
        <w:t>.</w:t>
      </w:r>
    </w:p>
    <w:p w14:paraId="59B84FA8" w14:textId="1DEC719E" w:rsidR="00CF404C" w:rsidRPr="007A63F0" w:rsidRDefault="00CF404C" w:rsidP="006C224E">
      <w:pPr>
        <w:pStyle w:val="Heading2"/>
        <w:spacing w:line="276" w:lineRule="auto"/>
        <w:rPr>
          <w:rFonts w:ascii="Arial" w:hAnsi="Arial" w:cs="Arial"/>
          <w:sz w:val="24"/>
          <w:szCs w:val="24"/>
        </w:rPr>
      </w:pPr>
      <w:bookmarkStart w:id="21" w:name="_Toc162323921"/>
      <w:r w:rsidRPr="007A63F0">
        <w:rPr>
          <w:rFonts w:ascii="Arial" w:hAnsi="Arial" w:cs="Arial"/>
          <w:sz w:val="24"/>
          <w:szCs w:val="24"/>
        </w:rPr>
        <w:t>How to use the asset in your project</w:t>
      </w:r>
      <w:bookmarkEnd w:id="21"/>
    </w:p>
    <w:p w14:paraId="438A8AB1" w14:textId="45E9D01F" w:rsidR="008E5402" w:rsidRPr="00F656B5" w:rsidRDefault="00F656B5" w:rsidP="006C224E">
      <w:pPr>
        <w:pStyle w:val="Heading1"/>
        <w:spacing w:line="276" w:lineRule="auto"/>
        <w:rPr>
          <w:rFonts w:ascii="Arial" w:hAnsi="Arial" w:cs="Arial"/>
          <w:sz w:val="24"/>
          <w:szCs w:val="24"/>
        </w:rPr>
      </w:pPr>
      <w:bookmarkStart w:id="22" w:name="_Toc162323922"/>
      <w:r w:rsidRPr="00F656B5">
        <w:rPr>
          <w:rFonts w:ascii="Arial" w:hAnsi="Arial" w:cs="Arial"/>
          <w:sz w:val="24"/>
          <w:szCs w:val="24"/>
        </w:rPr>
        <w:t>Demo Scenes</w:t>
      </w:r>
      <w:bookmarkEnd w:id="22"/>
    </w:p>
    <w:p w14:paraId="03476AB2" w14:textId="1FAB2FFB" w:rsidR="00C77C77" w:rsidRPr="00E432AA" w:rsidRDefault="00E432A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E432AA">
        <w:rPr>
          <w:rFonts w:ascii="Arial" w:hAnsi="Arial" w:cs="Arial"/>
          <w:sz w:val="24"/>
          <w:szCs w:val="24"/>
        </w:rPr>
        <w:t xml:space="preserve">A Demo folder is </w:t>
      </w:r>
      <w:ins w:id="23" w:author="Alejandro Sainz" w:date="2024-03-30T02:10:00Z" w16du:dateUtc="2024-03-30T06:10:00Z">
        <w:r w:rsidR="00D94921">
          <w:rPr>
            <w:rFonts w:ascii="Arial" w:hAnsi="Arial" w:cs="Arial"/>
            <w:sz w:val="24"/>
            <w:szCs w:val="24"/>
          </w:rPr>
          <w:t>i</w:t>
        </w:r>
      </w:ins>
      <w:del w:id="24" w:author="Alejandro Sainz" w:date="2024-03-30T02:10:00Z" w16du:dateUtc="2024-03-30T06:10:00Z">
        <w:r w:rsidRPr="00E432AA" w:rsidDel="00D94921">
          <w:rPr>
            <w:rFonts w:ascii="Arial" w:hAnsi="Arial" w:cs="Arial"/>
            <w:sz w:val="24"/>
            <w:szCs w:val="24"/>
          </w:rPr>
          <w:delText>I</w:delText>
        </w:r>
      </w:del>
      <w:r w:rsidRPr="00E432AA">
        <w:rPr>
          <w:rFonts w:ascii="Arial" w:hAnsi="Arial" w:cs="Arial"/>
          <w:sz w:val="24"/>
          <w:szCs w:val="24"/>
        </w:rPr>
        <w:t xml:space="preserve">nside </w:t>
      </w:r>
      <w:proofErr w:type="spellStart"/>
      <w:r w:rsidRPr="00E432AA">
        <w:rPr>
          <w:rFonts w:ascii="Arial" w:hAnsi="Arial" w:cs="Arial"/>
          <w:sz w:val="24"/>
          <w:szCs w:val="24"/>
        </w:rPr>
        <w:t>TLForge</w:t>
      </w:r>
      <w:proofErr w:type="spellEnd"/>
      <w:r w:rsidRPr="00E432AA">
        <w:rPr>
          <w:rFonts w:ascii="Arial" w:hAnsi="Arial" w:cs="Arial"/>
          <w:sz w:val="24"/>
          <w:szCs w:val="24"/>
        </w:rPr>
        <w:t xml:space="preserve"> directory showing </w:t>
      </w:r>
      <w:r w:rsidR="001274C1">
        <w:rPr>
          <w:rFonts w:ascii="Arial" w:hAnsi="Arial" w:cs="Arial"/>
          <w:sz w:val="24"/>
          <w:szCs w:val="24"/>
        </w:rPr>
        <w:t>the dimensions with which the tool work.</w:t>
      </w:r>
    </w:p>
    <w:p w14:paraId="34BD5C31" w14:textId="76A9A0DC" w:rsidR="00C77C77" w:rsidRPr="002766CD" w:rsidRDefault="00C830D1" w:rsidP="006C224E">
      <w:pPr>
        <w:pStyle w:val="Heading2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25" w:name="_Toc162323923"/>
      <w:r w:rsidRPr="002766CD">
        <w:rPr>
          <w:rFonts w:ascii="Arial" w:hAnsi="Arial" w:cs="Arial"/>
          <w:sz w:val="24"/>
          <w:szCs w:val="24"/>
        </w:rPr>
        <w:t xml:space="preserve">2D </w:t>
      </w:r>
      <w:r w:rsidR="00C77C77" w:rsidRPr="002766CD">
        <w:rPr>
          <w:rFonts w:ascii="Arial" w:hAnsi="Arial" w:cs="Arial"/>
          <w:sz w:val="24"/>
          <w:szCs w:val="24"/>
        </w:rPr>
        <w:t>Demo</w:t>
      </w:r>
      <w:bookmarkEnd w:id="25"/>
    </w:p>
    <w:p w14:paraId="75833DB1" w14:textId="1BF6F69E" w:rsidR="008E142C" w:rsidRPr="008E142C" w:rsidRDefault="008E142C" w:rsidP="008E142C">
      <w:pPr>
        <w:pStyle w:val="Heading3"/>
        <w:rPr>
          <w:ins w:id="26" w:author="Alejandro Sainz" w:date="2024-03-30T02:44:00Z" w16du:dateUtc="2024-03-30T06:44:00Z"/>
          <w:rFonts w:ascii="Arial" w:hAnsi="Arial" w:cs="Arial"/>
          <w:rPrChange w:id="27" w:author="Alejandro Sainz" w:date="2024-03-30T02:45:00Z" w16du:dateUtc="2024-03-30T06:45:00Z">
            <w:rPr>
              <w:ins w:id="28" w:author="Alejandro Sainz" w:date="2024-03-30T02:44:00Z" w16du:dateUtc="2024-03-30T06:44:00Z"/>
            </w:rPr>
          </w:rPrChange>
        </w:rPr>
        <w:pPrChange w:id="29" w:author="Alejandro Sainz" w:date="2024-03-30T02:44:00Z" w16du:dateUtc="2024-03-30T06:44:00Z">
          <w:pPr>
            <w:spacing w:line="276" w:lineRule="auto"/>
            <w:jc w:val="both"/>
          </w:pPr>
        </w:pPrChange>
      </w:pPr>
      <w:ins w:id="30" w:author="Alejandro Sainz" w:date="2024-03-30T02:44:00Z" w16du:dateUtc="2024-03-30T06:44:00Z">
        <w:r w:rsidRPr="008E142C">
          <w:rPr>
            <w:rFonts w:ascii="Arial" w:hAnsi="Arial" w:cs="Arial"/>
            <w:rPrChange w:id="31" w:author="Alejandro Sainz" w:date="2024-03-30T02:45:00Z" w16du:dateUtc="2024-03-30T06:45:00Z">
              <w:rPr/>
            </w:rPrChange>
          </w:rPr>
          <w:t>Exploring the scene</w:t>
        </w:r>
      </w:ins>
    </w:p>
    <w:p w14:paraId="0D9CF462" w14:textId="73D961A0" w:rsidR="00B37914" w:rsidRDefault="001274C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del w:id="32" w:author="Alejandro Sainz" w:date="2024-03-30T02:35:00Z" w16du:dateUtc="2024-03-30T06:35:00Z">
        <w:r w:rsidRPr="001274C1" w:rsidDel="00092E8A">
          <w:rPr>
            <w:rFonts w:ascii="Arial" w:hAnsi="Arial" w:cs="Arial"/>
            <w:sz w:val="24"/>
            <w:szCs w:val="24"/>
          </w:rPr>
          <w:delText>A first</w:delText>
        </w:r>
      </w:del>
      <w:ins w:id="33" w:author="Alejandro Sainz" w:date="2024-03-30T02:35:00Z" w16du:dateUtc="2024-03-30T06:35:00Z">
        <w:r w:rsidR="00092E8A">
          <w:rPr>
            <w:rFonts w:ascii="Arial" w:hAnsi="Arial" w:cs="Arial"/>
            <w:sz w:val="24"/>
            <w:szCs w:val="24"/>
          </w:rPr>
          <w:t>-Open the</w:t>
        </w:r>
      </w:ins>
      <w:r w:rsidRPr="001274C1">
        <w:rPr>
          <w:rFonts w:ascii="Arial" w:hAnsi="Arial" w:cs="Arial"/>
          <w:sz w:val="24"/>
          <w:szCs w:val="24"/>
        </w:rPr>
        <w:t xml:space="preserve"> scene called </w:t>
      </w:r>
      <w:r w:rsidRPr="00FE237B">
        <w:rPr>
          <w:rFonts w:ascii="Arial" w:hAnsi="Arial" w:cs="Arial"/>
          <w:b/>
          <w:bCs/>
          <w:sz w:val="24"/>
          <w:szCs w:val="24"/>
        </w:rPr>
        <w:t>“TLForge_2D_Demo”</w:t>
      </w:r>
      <w:del w:id="34" w:author="Alejandro Sainz" w:date="2024-03-30T02:36:00Z" w16du:dateUtc="2024-03-30T06:36:00Z">
        <w:r w:rsidRPr="001274C1" w:rsidDel="00092E8A">
          <w:rPr>
            <w:rFonts w:ascii="Arial" w:hAnsi="Arial" w:cs="Arial"/>
            <w:sz w:val="24"/>
            <w:szCs w:val="24"/>
          </w:rPr>
          <w:delText xml:space="preserve"> </w:delText>
        </w:r>
      </w:del>
      <w:ins w:id="35" w:author="Alejandro Sainz" w:date="2024-03-30T02:35:00Z" w16du:dateUtc="2024-03-30T06:35:00Z">
        <w:r w:rsidR="00092E8A">
          <w:rPr>
            <w:rFonts w:ascii="Arial" w:hAnsi="Arial" w:cs="Arial"/>
            <w:sz w:val="24"/>
            <w:szCs w:val="24"/>
          </w:rPr>
          <w:t xml:space="preserve">. This </w:t>
        </w:r>
      </w:ins>
      <w:ins w:id="36" w:author="Alejandro Sainz" w:date="2024-03-30T02:36:00Z" w16du:dateUtc="2024-03-30T06:36:00Z">
        <w:r w:rsidR="00092E8A">
          <w:rPr>
            <w:rFonts w:ascii="Arial" w:hAnsi="Arial" w:cs="Arial"/>
            <w:sz w:val="24"/>
            <w:szCs w:val="24"/>
          </w:rPr>
          <w:t xml:space="preserve">scene </w:t>
        </w:r>
      </w:ins>
      <w:r w:rsidRPr="001274C1">
        <w:rPr>
          <w:rFonts w:ascii="Arial" w:hAnsi="Arial" w:cs="Arial"/>
          <w:sz w:val="24"/>
          <w:szCs w:val="24"/>
        </w:rPr>
        <w:t xml:space="preserve">presents a </w:t>
      </w:r>
      <w:r w:rsidR="00CF404C">
        <w:rPr>
          <w:rFonts w:ascii="Arial" w:hAnsi="Arial" w:cs="Arial"/>
          <w:sz w:val="24"/>
          <w:szCs w:val="24"/>
        </w:rPr>
        <w:t xml:space="preserve">2D based </w:t>
      </w:r>
      <w:r w:rsidRPr="001274C1">
        <w:rPr>
          <w:rFonts w:ascii="Arial" w:hAnsi="Arial" w:cs="Arial"/>
          <w:sz w:val="24"/>
          <w:szCs w:val="24"/>
        </w:rPr>
        <w:t>collision test</w:t>
      </w:r>
      <w:r w:rsidR="00B37914">
        <w:rPr>
          <w:rFonts w:ascii="Arial" w:hAnsi="Arial" w:cs="Arial"/>
          <w:sz w:val="24"/>
          <w:szCs w:val="24"/>
        </w:rPr>
        <w:t xml:space="preserve"> on a canvas</w:t>
      </w:r>
      <w:r w:rsidR="00993A2A">
        <w:rPr>
          <w:rFonts w:ascii="Arial" w:hAnsi="Arial" w:cs="Arial"/>
          <w:sz w:val="24"/>
          <w:szCs w:val="24"/>
        </w:rPr>
        <w:t xml:space="preserve"> with UI buttons that access some of the </w:t>
      </w:r>
      <w:proofErr w:type="spellStart"/>
      <w:r w:rsidR="00993A2A">
        <w:rPr>
          <w:rFonts w:ascii="Arial" w:hAnsi="Arial" w:cs="Arial"/>
          <w:sz w:val="24"/>
          <w:szCs w:val="24"/>
        </w:rPr>
        <w:t>TLForge</w:t>
      </w:r>
      <w:proofErr w:type="spellEnd"/>
      <w:r w:rsidR="00993A2A">
        <w:rPr>
          <w:rFonts w:ascii="Arial" w:hAnsi="Arial" w:cs="Arial"/>
          <w:sz w:val="24"/>
          <w:szCs w:val="24"/>
        </w:rPr>
        <w:t xml:space="preserve"> features.</w:t>
      </w:r>
    </w:p>
    <w:p w14:paraId="3A96752F" w14:textId="396EAD8C" w:rsidR="008B56E3" w:rsidRDefault="00B37914" w:rsidP="00993A2A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del w:id="37" w:author="Alejandro Sainz" w:date="2024-03-30T02:33:00Z" w16du:dateUtc="2024-03-30T06:33:00Z">
        <w:r w:rsidDel="00092E8A">
          <w:rPr>
            <w:rFonts w:ascii="Arial" w:hAnsi="Arial" w:cs="Arial"/>
            <w:sz w:val="24"/>
            <w:szCs w:val="24"/>
          </w:rPr>
          <w:delText xml:space="preserve">As a first step the user can </w:delText>
        </w:r>
        <w:r w:rsidR="00993A2A" w:rsidDel="00092E8A">
          <w:rPr>
            <w:rFonts w:ascii="Arial" w:hAnsi="Arial" w:cs="Arial"/>
            <w:sz w:val="24"/>
            <w:szCs w:val="24"/>
          </w:rPr>
          <w:delText>s</w:delText>
        </w:r>
      </w:del>
      <w:ins w:id="38" w:author="Alejandro Sainz" w:date="2024-03-30T02:33:00Z" w16du:dateUtc="2024-03-30T06:33:00Z">
        <w:r w:rsidR="00092E8A">
          <w:rPr>
            <w:rFonts w:ascii="Arial" w:hAnsi="Arial" w:cs="Arial"/>
            <w:sz w:val="24"/>
            <w:szCs w:val="24"/>
          </w:rPr>
          <w:t>-S</w:t>
        </w:r>
      </w:ins>
      <w:r w:rsidR="00993A2A">
        <w:rPr>
          <w:rFonts w:ascii="Arial" w:hAnsi="Arial" w:cs="Arial"/>
          <w:sz w:val="24"/>
          <w:szCs w:val="24"/>
        </w:rPr>
        <w:t xml:space="preserve">elect any </w:t>
      </w:r>
      <w:proofErr w:type="spellStart"/>
      <w:r w:rsidR="00993A2A" w:rsidRPr="007F60CE">
        <w:rPr>
          <w:rFonts w:ascii="Arial" w:hAnsi="Arial" w:cs="Arial"/>
          <w:b/>
          <w:bCs/>
          <w:sz w:val="24"/>
          <w:szCs w:val="24"/>
          <w:rPrChange w:id="39" w:author="Alejandro Sainz" w:date="2024-03-30T02:10:00Z" w16du:dateUtc="2024-03-30T06:10:00Z">
            <w:rPr>
              <w:rFonts w:ascii="Arial" w:hAnsi="Arial" w:cs="Arial"/>
              <w:sz w:val="24"/>
              <w:szCs w:val="24"/>
            </w:rPr>
          </w:rPrChange>
        </w:rPr>
        <w:t>GameObject</w:t>
      </w:r>
      <w:proofErr w:type="spellEnd"/>
      <w:r w:rsidR="00993A2A">
        <w:rPr>
          <w:rFonts w:ascii="Arial" w:hAnsi="Arial" w:cs="Arial"/>
          <w:sz w:val="24"/>
          <w:szCs w:val="24"/>
        </w:rPr>
        <w:t xml:space="preserve"> on the scene and </w:t>
      </w:r>
      <w:r>
        <w:rPr>
          <w:rFonts w:ascii="Arial" w:hAnsi="Arial" w:cs="Arial"/>
          <w:sz w:val="24"/>
          <w:szCs w:val="24"/>
        </w:rPr>
        <w:t xml:space="preserve">deploy the existing tags and layers </w:t>
      </w:r>
      <w:r w:rsidR="00993A2A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see a</w:t>
      </w:r>
      <w:r w:rsidR="00CF40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404C" w:rsidRPr="00CF404C">
        <w:rPr>
          <w:rFonts w:ascii="Arial" w:hAnsi="Arial" w:cs="Arial"/>
          <w:b/>
          <w:bCs/>
          <w:sz w:val="24"/>
          <w:szCs w:val="24"/>
        </w:rPr>
        <w:t>TLForgeDemoTag</w:t>
      </w:r>
      <w:proofErr w:type="spellEnd"/>
      <w:r w:rsidR="00CF404C">
        <w:rPr>
          <w:rFonts w:ascii="Arial" w:hAnsi="Arial" w:cs="Arial"/>
          <w:sz w:val="24"/>
          <w:szCs w:val="24"/>
        </w:rPr>
        <w:t xml:space="preserve"> and a </w:t>
      </w:r>
      <w:proofErr w:type="spellStart"/>
      <w:r w:rsidR="00CF404C" w:rsidRPr="00CF404C">
        <w:rPr>
          <w:rFonts w:ascii="Arial" w:hAnsi="Arial" w:cs="Arial"/>
          <w:b/>
          <w:bCs/>
          <w:sz w:val="24"/>
          <w:szCs w:val="24"/>
        </w:rPr>
        <w:t>TLForgeDemoLayer</w:t>
      </w:r>
      <w:proofErr w:type="spellEnd"/>
      <w:r w:rsidR="00CF404C">
        <w:rPr>
          <w:rFonts w:ascii="Arial" w:hAnsi="Arial" w:cs="Arial"/>
          <w:sz w:val="24"/>
          <w:szCs w:val="24"/>
        </w:rPr>
        <w:t xml:space="preserve"> already created</w:t>
      </w:r>
      <w:r w:rsidR="00993A2A">
        <w:rPr>
          <w:rFonts w:ascii="Arial" w:hAnsi="Arial" w:cs="Arial"/>
          <w:sz w:val="24"/>
          <w:szCs w:val="24"/>
        </w:rPr>
        <w:t xml:space="preserve"> for demonstration purposes</w:t>
      </w:r>
      <w:r w:rsidR="00CF404C">
        <w:rPr>
          <w:rFonts w:ascii="Arial" w:hAnsi="Arial" w:cs="Arial"/>
          <w:sz w:val="24"/>
          <w:szCs w:val="24"/>
        </w:rPr>
        <w:t>.</w:t>
      </w:r>
      <w:r w:rsidR="008B56E3">
        <w:rPr>
          <w:rFonts w:ascii="Arial" w:hAnsi="Arial" w:cs="Arial"/>
          <w:sz w:val="24"/>
          <w:szCs w:val="24"/>
        </w:rPr>
        <w:t xml:space="preserve"> </w:t>
      </w:r>
    </w:p>
    <w:p w14:paraId="60A71628" w14:textId="714899CB" w:rsidR="004C12EE" w:rsidRDefault="00231E13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del w:id="40" w:author="Alejandro Sainz" w:date="2024-03-30T02:36:00Z" w16du:dateUtc="2024-03-30T06:36:00Z">
        <w:r w:rsidDel="00092E8A">
          <w:rPr>
            <w:rFonts w:ascii="Arial" w:hAnsi="Arial" w:cs="Arial"/>
            <w:sz w:val="24"/>
            <w:szCs w:val="24"/>
          </w:rPr>
          <w:delText xml:space="preserve">Next </w:delText>
        </w:r>
        <w:r w:rsidR="004C12EE" w:rsidDel="00092E8A">
          <w:rPr>
            <w:rFonts w:ascii="Arial" w:hAnsi="Arial" w:cs="Arial"/>
            <w:sz w:val="24"/>
            <w:szCs w:val="24"/>
          </w:rPr>
          <w:delText>c</w:delText>
        </w:r>
      </w:del>
      <w:ins w:id="41" w:author="Alejandro Sainz" w:date="2024-03-30T02:36:00Z" w16du:dateUtc="2024-03-30T06:36:00Z">
        <w:r w:rsidR="00092E8A">
          <w:rPr>
            <w:rFonts w:ascii="Arial" w:hAnsi="Arial" w:cs="Arial"/>
            <w:sz w:val="24"/>
            <w:szCs w:val="24"/>
          </w:rPr>
          <w:t>-C</w:t>
        </w:r>
      </w:ins>
      <w:r w:rsidR="004C12EE">
        <w:rPr>
          <w:rFonts w:ascii="Arial" w:hAnsi="Arial" w:cs="Arial"/>
          <w:sz w:val="24"/>
          <w:szCs w:val="24"/>
        </w:rPr>
        <w:t xml:space="preserve">heck the collision matrix existent in the project by selecting the </w:t>
      </w:r>
      <w:proofErr w:type="spellStart"/>
      <w:r w:rsidR="004C12EE">
        <w:rPr>
          <w:rFonts w:ascii="Arial" w:hAnsi="Arial" w:cs="Arial"/>
          <w:sz w:val="24"/>
          <w:szCs w:val="24"/>
        </w:rPr>
        <w:t>TLForge</w:t>
      </w:r>
      <w:proofErr w:type="spellEnd"/>
      <w:r w:rsidR="004C12EE">
        <w:rPr>
          <w:rFonts w:ascii="Arial" w:hAnsi="Arial" w:cs="Arial"/>
          <w:sz w:val="24"/>
          <w:szCs w:val="24"/>
        </w:rPr>
        <w:t xml:space="preserve"> tool and looking for the </w:t>
      </w:r>
      <w:r w:rsidR="004C12EE" w:rsidRPr="005508A5">
        <w:rPr>
          <w:rFonts w:ascii="Arial" w:hAnsi="Arial" w:cs="Arial"/>
          <w:b/>
          <w:bCs/>
          <w:sz w:val="24"/>
          <w:szCs w:val="24"/>
        </w:rPr>
        <w:t>TLF</w:t>
      </w:r>
      <w:r w:rsidR="004C12EE">
        <w:rPr>
          <w:rFonts w:ascii="Arial" w:hAnsi="Arial" w:cs="Arial"/>
          <w:b/>
          <w:bCs/>
          <w:sz w:val="24"/>
          <w:szCs w:val="24"/>
        </w:rPr>
        <w:t>LayerCollisionMatrix2D</w:t>
      </w:r>
      <w:r w:rsidR="004C12EE" w:rsidRPr="004C12EE">
        <w:rPr>
          <w:rFonts w:ascii="Arial" w:hAnsi="Arial" w:cs="Arial"/>
          <w:sz w:val="24"/>
          <w:szCs w:val="24"/>
        </w:rPr>
        <w:t xml:space="preserve"> </w:t>
      </w:r>
      <w:r w:rsidR="004C12EE">
        <w:rPr>
          <w:rFonts w:ascii="Arial" w:hAnsi="Arial" w:cs="Arial"/>
          <w:sz w:val="24"/>
          <w:szCs w:val="24"/>
        </w:rPr>
        <w:t xml:space="preserve">component. The matrix shows all interactions with </w:t>
      </w:r>
      <w:proofErr w:type="spellStart"/>
      <w:r w:rsidR="004C12EE" w:rsidRPr="00CF404C">
        <w:rPr>
          <w:rFonts w:ascii="Arial" w:hAnsi="Arial" w:cs="Arial"/>
          <w:b/>
          <w:bCs/>
          <w:sz w:val="24"/>
          <w:szCs w:val="24"/>
        </w:rPr>
        <w:t>TLForgeDemoLayer</w:t>
      </w:r>
      <w:proofErr w:type="spellEnd"/>
      <w:r w:rsidR="004C12EE" w:rsidRPr="004C12EE">
        <w:rPr>
          <w:rFonts w:ascii="Arial" w:hAnsi="Arial" w:cs="Arial"/>
          <w:sz w:val="24"/>
          <w:szCs w:val="24"/>
        </w:rPr>
        <w:t xml:space="preserve"> </w:t>
      </w:r>
      <w:r w:rsidR="004C12EE">
        <w:rPr>
          <w:rFonts w:ascii="Arial" w:hAnsi="Arial" w:cs="Arial"/>
          <w:sz w:val="24"/>
          <w:szCs w:val="24"/>
        </w:rPr>
        <w:t>deactivated.</w:t>
      </w:r>
    </w:p>
    <w:p w14:paraId="40DBA711" w14:textId="3CE094A9" w:rsidR="008E142C" w:rsidRPr="008E142C" w:rsidRDefault="008E142C" w:rsidP="008E142C">
      <w:pPr>
        <w:pStyle w:val="Heading3"/>
        <w:rPr>
          <w:ins w:id="42" w:author="Alejandro Sainz" w:date="2024-03-30T02:53:00Z" w16du:dateUtc="2024-03-30T06:53:00Z"/>
          <w:rFonts w:ascii="Arial" w:hAnsi="Arial" w:cs="Arial"/>
          <w:rPrChange w:id="43" w:author="Alejandro Sainz" w:date="2024-03-30T02:53:00Z" w16du:dateUtc="2024-03-30T06:53:00Z">
            <w:rPr>
              <w:ins w:id="44" w:author="Alejandro Sainz" w:date="2024-03-30T02:53:00Z" w16du:dateUtc="2024-03-30T06:53:00Z"/>
            </w:rPr>
          </w:rPrChange>
        </w:rPr>
        <w:pPrChange w:id="45" w:author="Alejandro Sainz" w:date="2024-03-30T02:53:00Z" w16du:dateUtc="2024-03-30T06:53:00Z">
          <w:pPr>
            <w:spacing w:line="276" w:lineRule="auto"/>
            <w:jc w:val="both"/>
          </w:pPr>
        </w:pPrChange>
      </w:pPr>
      <w:ins w:id="46" w:author="Alejandro Sainz" w:date="2024-03-30T02:53:00Z" w16du:dateUtc="2024-03-30T06:53:00Z">
        <w:r w:rsidRPr="008E142C">
          <w:rPr>
            <w:rFonts w:ascii="Arial" w:hAnsi="Arial" w:cs="Arial"/>
            <w:rPrChange w:id="47" w:author="Alejandro Sainz" w:date="2024-03-30T02:53:00Z" w16du:dateUtc="2024-03-30T06:53:00Z">
              <w:rPr/>
            </w:rPrChange>
          </w:rPr>
          <w:t>Running the scene</w:t>
        </w:r>
      </w:ins>
    </w:p>
    <w:p w14:paraId="34932A3C" w14:textId="302CC704" w:rsidR="008E142C" w:rsidRDefault="00092E8A" w:rsidP="006C224E">
      <w:pPr>
        <w:spacing w:line="276" w:lineRule="auto"/>
        <w:jc w:val="both"/>
        <w:rPr>
          <w:ins w:id="48" w:author="Alejandro Sainz" w:date="2024-03-30T02:51:00Z" w16du:dateUtc="2024-03-30T06:51:00Z"/>
          <w:rFonts w:ascii="Arial" w:hAnsi="Arial" w:cs="Arial"/>
          <w:sz w:val="24"/>
          <w:szCs w:val="24"/>
        </w:rPr>
      </w:pPr>
      <w:ins w:id="49" w:author="Alejandro Sainz" w:date="2024-03-30T02:36:00Z" w16du:dateUtc="2024-03-30T06:36:00Z">
        <w:r>
          <w:rPr>
            <w:rFonts w:ascii="Arial" w:hAnsi="Arial" w:cs="Arial"/>
            <w:sz w:val="24"/>
            <w:szCs w:val="24"/>
          </w:rPr>
          <w:t>-</w:t>
        </w:r>
      </w:ins>
      <w:r w:rsidR="00231E13">
        <w:rPr>
          <w:rFonts w:ascii="Arial" w:hAnsi="Arial" w:cs="Arial"/>
          <w:sz w:val="24"/>
          <w:szCs w:val="24"/>
        </w:rPr>
        <w:t>Hit</w:t>
      </w:r>
      <w:r w:rsidR="006C224E">
        <w:rPr>
          <w:rFonts w:ascii="Arial" w:hAnsi="Arial" w:cs="Arial"/>
          <w:sz w:val="24"/>
          <w:szCs w:val="24"/>
        </w:rPr>
        <w:t xml:space="preserve"> Play mode </w:t>
      </w:r>
      <w:r w:rsidR="00231E13">
        <w:rPr>
          <w:rFonts w:ascii="Arial" w:hAnsi="Arial" w:cs="Arial"/>
          <w:sz w:val="24"/>
          <w:szCs w:val="24"/>
        </w:rPr>
        <w:t xml:space="preserve">and </w:t>
      </w:r>
      <w:r w:rsidR="006C224E">
        <w:rPr>
          <w:rFonts w:ascii="Arial" w:hAnsi="Arial" w:cs="Arial"/>
          <w:sz w:val="24"/>
          <w:szCs w:val="24"/>
        </w:rPr>
        <w:t xml:space="preserve">the demo </w:t>
      </w:r>
      <w:r w:rsidR="00231E13">
        <w:rPr>
          <w:rFonts w:ascii="Arial" w:hAnsi="Arial" w:cs="Arial"/>
          <w:sz w:val="24"/>
          <w:szCs w:val="24"/>
        </w:rPr>
        <w:t xml:space="preserve">will </w:t>
      </w:r>
      <w:r w:rsidR="006C224E">
        <w:rPr>
          <w:rFonts w:ascii="Arial" w:hAnsi="Arial" w:cs="Arial"/>
          <w:sz w:val="24"/>
          <w:szCs w:val="24"/>
        </w:rPr>
        <w:t>show a</w:t>
      </w:r>
      <w:r w:rsidR="00611DAB">
        <w:rPr>
          <w:rFonts w:ascii="Arial" w:hAnsi="Arial" w:cs="Arial"/>
          <w:sz w:val="24"/>
          <w:szCs w:val="24"/>
        </w:rPr>
        <w:t xml:space="preserve"> 2D</w:t>
      </w:r>
      <w:r w:rsidR="006C224E">
        <w:rPr>
          <w:rFonts w:ascii="Arial" w:hAnsi="Arial" w:cs="Arial"/>
          <w:sz w:val="24"/>
          <w:szCs w:val="24"/>
        </w:rPr>
        <w:t xml:space="preserve"> bouncing </w:t>
      </w:r>
      <w:r w:rsidR="00147B41">
        <w:rPr>
          <w:rFonts w:ascii="Arial" w:hAnsi="Arial" w:cs="Arial"/>
          <w:sz w:val="24"/>
          <w:szCs w:val="24"/>
        </w:rPr>
        <w:t>circle</w:t>
      </w:r>
      <w:r w:rsidR="006C224E">
        <w:rPr>
          <w:rFonts w:ascii="Arial" w:hAnsi="Arial" w:cs="Arial"/>
          <w:sz w:val="24"/>
          <w:szCs w:val="24"/>
        </w:rPr>
        <w:t xml:space="preserve"> </w:t>
      </w:r>
      <w:r w:rsidR="001B741F">
        <w:rPr>
          <w:rFonts w:ascii="Arial" w:hAnsi="Arial" w:cs="Arial"/>
          <w:sz w:val="24"/>
          <w:szCs w:val="24"/>
        </w:rPr>
        <w:t xml:space="preserve">falling and </w:t>
      </w:r>
      <w:r w:rsidR="006C224E">
        <w:rPr>
          <w:rFonts w:ascii="Arial" w:hAnsi="Arial" w:cs="Arial"/>
          <w:sz w:val="24"/>
          <w:szCs w:val="24"/>
        </w:rPr>
        <w:t>hitting the floor</w:t>
      </w:r>
      <w:r w:rsidR="001B741F">
        <w:rPr>
          <w:rFonts w:ascii="Arial" w:hAnsi="Arial" w:cs="Arial"/>
          <w:sz w:val="24"/>
          <w:szCs w:val="24"/>
        </w:rPr>
        <w:t xml:space="preserve">. This collision </w:t>
      </w:r>
      <w:r w:rsidR="00C74E34">
        <w:rPr>
          <w:rFonts w:ascii="Arial" w:hAnsi="Arial" w:cs="Arial"/>
          <w:sz w:val="24"/>
          <w:szCs w:val="24"/>
        </w:rPr>
        <w:t>occurs</w:t>
      </w:r>
      <w:r w:rsidR="001B741F">
        <w:rPr>
          <w:rFonts w:ascii="Arial" w:hAnsi="Arial" w:cs="Arial"/>
          <w:sz w:val="24"/>
          <w:szCs w:val="24"/>
        </w:rPr>
        <w:t xml:space="preserve"> because the layers on the ball and the floor</w:t>
      </w:r>
      <w:r w:rsidR="00147B41">
        <w:rPr>
          <w:rFonts w:ascii="Arial" w:hAnsi="Arial" w:cs="Arial"/>
          <w:sz w:val="24"/>
          <w:szCs w:val="24"/>
        </w:rPr>
        <w:t xml:space="preserve"> (default and UI respectively)</w:t>
      </w:r>
      <w:r w:rsidR="001B741F">
        <w:rPr>
          <w:rFonts w:ascii="Arial" w:hAnsi="Arial" w:cs="Arial"/>
          <w:sz w:val="24"/>
          <w:szCs w:val="24"/>
        </w:rPr>
        <w:t xml:space="preserve"> are actually </w:t>
      </w:r>
      <w:r w:rsidR="00C74E34">
        <w:rPr>
          <w:rFonts w:ascii="Arial" w:hAnsi="Arial" w:cs="Arial"/>
          <w:sz w:val="24"/>
          <w:szCs w:val="24"/>
        </w:rPr>
        <w:t xml:space="preserve">interacting with each other. </w:t>
      </w:r>
    </w:p>
    <w:p w14:paraId="3ADBD089" w14:textId="77777777" w:rsidR="008E142C" w:rsidRDefault="008E142C" w:rsidP="006C224E">
      <w:pPr>
        <w:spacing w:line="276" w:lineRule="auto"/>
        <w:jc w:val="both"/>
        <w:rPr>
          <w:ins w:id="50" w:author="Alejandro Sainz" w:date="2024-03-30T02:52:00Z" w16du:dateUtc="2024-03-30T06:52:00Z"/>
          <w:rFonts w:ascii="Arial" w:hAnsi="Arial" w:cs="Arial"/>
          <w:sz w:val="24"/>
          <w:szCs w:val="24"/>
        </w:rPr>
      </w:pPr>
      <w:ins w:id="51" w:author="Alejandro Sainz" w:date="2024-03-30T02:51:00Z" w16du:dateUtc="2024-03-30T06:51:00Z">
        <w:r>
          <w:rPr>
            <w:rFonts w:ascii="Arial" w:hAnsi="Arial" w:cs="Arial"/>
            <w:sz w:val="24"/>
            <w:szCs w:val="24"/>
          </w:rPr>
          <w:t>-</w:t>
        </w:r>
      </w:ins>
      <w:del w:id="52" w:author="Alejandro Sainz" w:date="2024-03-30T02:51:00Z" w16du:dateUtc="2024-03-30T06:51:00Z">
        <w:r w:rsidR="00C74E34" w:rsidDel="008E142C">
          <w:rPr>
            <w:rFonts w:ascii="Arial" w:hAnsi="Arial" w:cs="Arial"/>
            <w:sz w:val="24"/>
            <w:szCs w:val="24"/>
          </w:rPr>
          <w:delText>But if the user h</w:delText>
        </w:r>
      </w:del>
      <w:ins w:id="53" w:author="Alejandro Sainz" w:date="2024-03-30T02:51:00Z" w16du:dateUtc="2024-03-30T06:51:00Z">
        <w:r>
          <w:rPr>
            <w:rFonts w:ascii="Arial" w:hAnsi="Arial" w:cs="Arial"/>
            <w:sz w:val="24"/>
            <w:szCs w:val="24"/>
          </w:rPr>
          <w:t>H</w:t>
        </w:r>
      </w:ins>
      <w:r w:rsidR="00C74E34">
        <w:rPr>
          <w:rFonts w:ascii="Arial" w:hAnsi="Arial" w:cs="Arial"/>
          <w:sz w:val="24"/>
          <w:szCs w:val="24"/>
        </w:rPr>
        <w:t xml:space="preserve">it the </w:t>
      </w:r>
      <w:r w:rsidR="00C74E34" w:rsidRPr="00C74E34">
        <w:rPr>
          <w:rFonts w:ascii="Arial" w:hAnsi="Arial" w:cs="Arial"/>
          <w:b/>
          <w:bCs/>
          <w:sz w:val="24"/>
          <w:szCs w:val="24"/>
        </w:rPr>
        <w:t>New Layer</w:t>
      </w:r>
      <w:r w:rsidR="00C74E34">
        <w:rPr>
          <w:rFonts w:ascii="Arial" w:hAnsi="Arial" w:cs="Arial"/>
          <w:sz w:val="24"/>
          <w:szCs w:val="24"/>
        </w:rPr>
        <w:t xml:space="preserve"> button on the scene</w:t>
      </w:r>
      <w:ins w:id="54" w:author="Alejandro Sainz" w:date="2024-03-30T02:52:00Z" w16du:dateUtc="2024-03-30T06:52:00Z">
        <w:r>
          <w:rPr>
            <w:rFonts w:ascii="Arial" w:hAnsi="Arial" w:cs="Arial"/>
            <w:sz w:val="24"/>
            <w:szCs w:val="24"/>
          </w:rPr>
          <w:t>.</w:t>
        </w:r>
      </w:ins>
      <w:del w:id="55" w:author="Alejandro Sainz" w:date="2024-03-30T02:52:00Z" w16du:dateUtc="2024-03-30T06:52:00Z">
        <w:r w:rsidR="00C74E34" w:rsidDel="008E142C">
          <w:rPr>
            <w:rFonts w:ascii="Arial" w:hAnsi="Arial" w:cs="Arial"/>
            <w:sz w:val="24"/>
            <w:szCs w:val="24"/>
          </w:rPr>
          <w:delText>,</w:delText>
        </w:r>
      </w:del>
      <w:r w:rsidR="00C74E34">
        <w:rPr>
          <w:rFonts w:ascii="Arial" w:hAnsi="Arial" w:cs="Arial"/>
          <w:sz w:val="24"/>
          <w:szCs w:val="24"/>
        </w:rPr>
        <w:t xml:space="preserve"> </w:t>
      </w:r>
      <w:del w:id="56" w:author="Alejandro Sainz" w:date="2024-03-30T02:52:00Z" w16du:dateUtc="2024-03-30T06:52:00Z">
        <w:r w:rsidR="00C74E34" w:rsidDel="008E142C">
          <w:rPr>
            <w:rFonts w:ascii="Arial" w:hAnsi="Arial" w:cs="Arial"/>
            <w:sz w:val="24"/>
            <w:szCs w:val="24"/>
          </w:rPr>
          <w:delText xml:space="preserve">the </w:delText>
        </w:r>
      </w:del>
      <w:ins w:id="57" w:author="Alejandro Sainz" w:date="2024-03-30T02:52:00Z" w16du:dateUtc="2024-03-30T06:52:00Z">
        <w:r>
          <w:rPr>
            <w:rFonts w:ascii="Arial" w:hAnsi="Arial" w:cs="Arial"/>
            <w:sz w:val="24"/>
            <w:szCs w:val="24"/>
          </w:rPr>
          <w:t>T</w:t>
        </w:r>
        <w:r>
          <w:rPr>
            <w:rFonts w:ascii="Arial" w:hAnsi="Arial" w:cs="Arial"/>
            <w:sz w:val="24"/>
            <w:szCs w:val="24"/>
          </w:rPr>
          <w:t xml:space="preserve">he </w:t>
        </w:r>
      </w:ins>
      <w:r w:rsidR="0010081F">
        <w:rPr>
          <w:rFonts w:ascii="Arial" w:hAnsi="Arial" w:cs="Arial"/>
          <w:sz w:val="24"/>
          <w:szCs w:val="24"/>
        </w:rPr>
        <w:t>circle</w:t>
      </w:r>
      <w:r w:rsidR="00C74E34">
        <w:rPr>
          <w:rFonts w:ascii="Arial" w:hAnsi="Arial" w:cs="Arial"/>
          <w:sz w:val="24"/>
          <w:szCs w:val="24"/>
        </w:rPr>
        <w:t xml:space="preserve"> will be on </w:t>
      </w:r>
      <w:proofErr w:type="spellStart"/>
      <w:r w:rsidR="00C74E34" w:rsidRPr="00CF404C">
        <w:rPr>
          <w:rFonts w:ascii="Arial" w:hAnsi="Arial" w:cs="Arial"/>
          <w:b/>
          <w:bCs/>
          <w:sz w:val="24"/>
          <w:szCs w:val="24"/>
        </w:rPr>
        <w:t>TLForgeDemoLayer</w:t>
      </w:r>
      <w:proofErr w:type="spellEnd"/>
      <w:r w:rsidR="00C74E34" w:rsidRPr="00C74E34">
        <w:rPr>
          <w:rFonts w:ascii="Arial" w:hAnsi="Arial" w:cs="Arial"/>
          <w:sz w:val="24"/>
          <w:szCs w:val="24"/>
        </w:rPr>
        <w:t xml:space="preserve"> </w:t>
      </w:r>
      <w:r w:rsidR="00C74E34">
        <w:rPr>
          <w:rFonts w:ascii="Arial" w:hAnsi="Arial" w:cs="Arial"/>
          <w:sz w:val="24"/>
          <w:szCs w:val="24"/>
        </w:rPr>
        <w:t>and then will fall below the floor</w:t>
      </w:r>
      <w:r w:rsidR="00D435A3">
        <w:rPr>
          <w:rFonts w:ascii="Arial" w:hAnsi="Arial" w:cs="Arial"/>
          <w:sz w:val="24"/>
          <w:szCs w:val="24"/>
        </w:rPr>
        <w:t>.</w:t>
      </w:r>
      <w:r w:rsidR="006229F0">
        <w:rPr>
          <w:rFonts w:ascii="Arial" w:hAnsi="Arial" w:cs="Arial"/>
          <w:sz w:val="24"/>
          <w:szCs w:val="24"/>
        </w:rPr>
        <w:t xml:space="preserve"> </w:t>
      </w:r>
      <w:del w:id="58" w:author="Alejandro Sainz" w:date="2024-03-30T02:52:00Z" w16du:dateUtc="2024-03-30T06:52:00Z">
        <w:r w:rsidR="006229F0" w:rsidDel="008E142C">
          <w:rPr>
            <w:rFonts w:ascii="Arial" w:hAnsi="Arial" w:cs="Arial"/>
            <w:sz w:val="24"/>
            <w:szCs w:val="24"/>
          </w:rPr>
          <w:delText xml:space="preserve">After that you can </w:delText>
        </w:r>
      </w:del>
    </w:p>
    <w:p w14:paraId="1099E479" w14:textId="36076B7C" w:rsidR="004C12EE" w:rsidRDefault="008E142C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ins w:id="59" w:author="Alejandro Sainz" w:date="2024-03-30T02:52:00Z" w16du:dateUtc="2024-03-30T06:52:00Z">
        <w:r>
          <w:rPr>
            <w:rFonts w:ascii="Arial" w:hAnsi="Arial" w:cs="Arial"/>
            <w:sz w:val="24"/>
            <w:szCs w:val="24"/>
          </w:rPr>
          <w:t>-</w:t>
        </w:r>
      </w:ins>
      <w:del w:id="60" w:author="Alejandro Sainz" w:date="2024-03-30T02:52:00Z" w16du:dateUtc="2024-03-30T06:52:00Z">
        <w:r w:rsidR="006229F0" w:rsidDel="008E142C">
          <w:rPr>
            <w:rFonts w:ascii="Arial" w:hAnsi="Arial" w:cs="Arial"/>
            <w:sz w:val="24"/>
            <w:szCs w:val="24"/>
          </w:rPr>
          <w:delText>h</w:delText>
        </w:r>
      </w:del>
      <w:ins w:id="61" w:author="Alejandro Sainz" w:date="2024-03-30T02:52:00Z" w16du:dateUtc="2024-03-30T06:52:00Z">
        <w:r>
          <w:rPr>
            <w:rFonts w:ascii="Arial" w:hAnsi="Arial" w:cs="Arial"/>
            <w:sz w:val="24"/>
            <w:szCs w:val="24"/>
          </w:rPr>
          <w:t>H</w:t>
        </w:r>
      </w:ins>
      <w:r w:rsidR="006229F0">
        <w:rPr>
          <w:rFonts w:ascii="Arial" w:hAnsi="Arial" w:cs="Arial"/>
          <w:sz w:val="24"/>
          <w:szCs w:val="24"/>
        </w:rPr>
        <w:t xml:space="preserve">it the </w:t>
      </w:r>
      <w:r w:rsidR="006229F0" w:rsidRPr="006229F0">
        <w:rPr>
          <w:rFonts w:ascii="Arial" w:hAnsi="Arial" w:cs="Arial"/>
          <w:b/>
          <w:bCs/>
          <w:sz w:val="24"/>
          <w:szCs w:val="24"/>
        </w:rPr>
        <w:t>Reset</w:t>
      </w:r>
      <w:r w:rsidR="006229F0">
        <w:rPr>
          <w:rFonts w:ascii="Arial" w:hAnsi="Arial" w:cs="Arial"/>
          <w:sz w:val="24"/>
          <w:szCs w:val="24"/>
        </w:rPr>
        <w:t xml:space="preserve"> button to return the scene to its initial values.</w:t>
      </w:r>
    </w:p>
    <w:p w14:paraId="270AA971" w14:textId="57A69DA4" w:rsidR="00DB753B" w:rsidRPr="00DB753B" w:rsidRDefault="00092E8A" w:rsidP="00DB753B">
      <w:pPr>
        <w:jc w:val="both"/>
        <w:rPr>
          <w:ins w:id="62" w:author="Alejandro Sainz" w:date="2024-03-30T03:05:00Z" w16du:dateUtc="2024-03-30T07:05:00Z"/>
          <w:rFonts w:ascii="Arial" w:hAnsi="Arial" w:cs="Arial"/>
          <w:sz w:val="24"/>
          <w:szCs w:val="24"/>
        </w:rPr>
        <w:pPrChange w:id="63" w:author="Alejandro Sainz" w:date="2024-03-30T03:05:00Z" w16du:dateUtc="2024-03-30T07:05:00Z">
          <w:pPr>
            <w:spacing w:line="276" w:lineRule="auto"/>
            <w:jc w:val="both"/>
          </w:pPr>
        </w:pPrChange>
      </w:pPr>
      <w:ins w:id="64" w:author="Alejandro Sainz" w:date="2024-03-30T02:36:00Z" w16du:dateUtc="2024-03-30T06:36:00Z">
        <w:r w:rsidRPr="00DB753B">
          <w:rPr>
            <w:rFonts w:ascii="Arial" w:hAnsi="Arial" w:cs="Arial"/>
            <w:sz w:val="24"/>
            <w:szCs w:val="24"/>
          </w:rPr>
          <w:lastRenderedPageBreak/>
          <w:t>-</w:t>
        </w:r>
      </w:ins>
      <w:del w:id="65" w:author="Alejandro Sainz" w:date="2024-03-30T03:04:00Z" w16du:dateUtc="2024-03-30T07:04:00Z">
        <w:r w:rsidR="00F24B20" w:rsidRPr="00DB753B" w:rsidDel="00DB753B">
          <w:rPr>
            <w:rFonts w:ascii="Arial" w:hAnsi="Arial" w:cs="Arial"/>
            <w:sz w:val="24"/>
            <w:szCs w:val="24"/>
          </w:rPr>
          <w:delText>As mentioned before, TLForge handles different presets for the collision matrix, and to test that feature, hitting</w:delText>
        </w:r>
      </w:del>
      <w:ins w:id="66" w:author="Alejandro Sainz" w:date="2024-03-30T03:05:00Z" w16du:dateUtc="2024-03-30T07:05:00Z">
        <w:r w:rsidR="00DB753B" w:rsidRPr="00DB753B">
          <w:rPr>
            <w:rFonts w:ascii="Arial" w:hAnsi="Arial" w:cs="Arial"/>
            <w:sz w:val="24"/>
            <w:szCs w:val="24"/>
            <w:rPrChange w:id="67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Click on the </w:t>
        </w:r>
        <w:r w:rsidR="00DB753B" w:rsidRPr="00DB753B">
          <w:rPr>
            <w:rFonts w:ascii="Arial" w:hAnsi="Arial" w:cs="Arial"/>
            <w:b/>
            <w:bCs/>
            <w:sz w:val="24"/>
            <w:szCs w:val="24"/>
            <w:rPrChange w:id="68" w:author="Alejandro Sainz" w:date="2024-03-30T03:06:00Z" w16du:dateUtc="2024-03-30T07:06:00Z">
              <w:rPr>
                <w:rStyle w:val="Strong"/>
                <w:rFonts w:ascii="Segoe UI" w:hAnsi="Segoe UI" w:cs="Segoe UI"/>
                <w:color w:val="ECECEC"/>
                <w:bdr w:val="single" w:sz="2" w:space="0" w:color="E3E3E3" w:frame="1"/>
                <w:shd w:val="clear" w:color="auto" w:fill="212121"/>
              </w:rPr>
            </w:rPrChange>
          </w:rPr>
          <w:t>New Preset</w:t>
        </w:r>
        <w:r w:rsidR="00DB753B" w:rsidRPr="00DB753B">
          <w:rPr>
            <w:rFonts w:ascii="Arial" w:hAnsi="Arial" w:cs="Arial"/>
            <w:sz w:val="24"/>
            <w:szCs w:val="24"/>
            <w:rPrChange w:id="69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button. This action switches to a preset that has been predefined in your project. Specifically, this second preset is designed to register collisions between</w:t>
        </w:r>
      </w:ins>
      <w:ins w:id="70" w:author="Alejandro Sainz" w:date="2024-03-30T03:06:00Z" w16du:dateUtc="2024-03-30T07:06:00Z">
        <w:r w:rsidR="00DB753B">
          <w:rPr>
            <w:rFonts w:ascii="Arial" w:hAnsi="Arial" w:cs="Arial"/>
            <w:sz w:val="24"/>
            <w:szCs w:val="24"/>
          </w:rPr>
          <w:t xml:space="preserve"> t</w:t>
        </w:r>
      </w:ins>
      <w:ins w:id="71" w:author="Alejandro Sainz" w:date="2024-03-30T03:07:00Z" w16du:dateUtc="2024-03-30T07:07:00Z">
        <w:r w:rsidR="00DB753B">
          <w:rPr>
            <w:rFonts w:ascii="Arial" w:hAnsi="Arial" w:cs="Arial"/>
            <w:sz w:val="24"/>
            <w:szCs w:val="24"/>
          </w:rPr>
          <w:t>he layer</w:t>
        </w:r>
      </w:ins>
      <w:ins w:id="72" w:author="Alejandro Sainz" w:date="2024-03-30T03:05:00Z" w16du:dateUtc="2024-03-30T07:05:00Z">
        <w:r w:rsidR="00DB753B" w:rsidRPr="00DB753B">
          <w:rPr>
            <w:rFonts w:ascii="Arial" w:hAnsi="Arial" w:cs="Arial"/>
            <w:sz w:val="24"/>
            <w:szCs w:val="24"/>
            <w:rPrChange w:id="73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</w:t>
        </w:r>
        <w:proofErr w:type="spellStart"/>
        <w:r w:rsidR="00DB753B" w:rsidRPr="00DB753B">
          <w:rPr>
            <w:rFonts w:ascii="Arial" w:hAnsi="Arial" w:cs="Arial"/>
            <w:b/>
            <w:bCs/>
            <w:sz w:val="24"/>
            <w:szCs w:val="24"/>
            <w:rPrChange w:id="74" w:author="Alejandro Sainz" w:date="2024-03-30T03:06:00Z" w16du:dateUtc="2024-03-30T07:06:00Z">
              <w:rPr>
                <w:rStyle w:val="HTMLCode"/>
                <w:rFonts w:ascii="Ubuntu Mono" w:eastAsiaTheme="minorHAnsi" w:hAnsi="Ubuntu Mono"/>
                <w:b/>
                <w:bCs/>
                <w:color w:val="ECECEC"/>
                <w:sz w:val="21"/>
                <w:szCs w:val="21"/>
                <w:bdr w:val="single" w:sz="2" w:space="0" w:color="E3E3E3" w:frame="1"/>
                <w:shd w:val="clear" w:color="auto" w:fill="212121"/>
              </w:rPr>
            </w:rPrChange>
          </w:rPr>
          <w:t>TLForgeDemoLayer</w:t>
        </w:r>
        <w:proofErr w:type="spellEnd"/>
        <w:r w:rsidR="00DB753B" w:rsidRPr="00DB753B">
          <w:rPr>
            <w:rFonts w:ascii="Arial" w:hAnsi="Arial" w:cs="Arial"/>
            <w:sz w:val="24"/>
            <w:szCs w:val="24"/>
            <w:rPrChange w:id="75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and layers marked as </w:t>
        </w:r>
        <w:r w:rsidR="00DB753B" w:rsidRPr="00DB753B">
          <w:rPr>
            <w:rFonts w:ascii="Arial" w:hAnsi="Arial" w:cs="Arial"/>
            <w:b/>
            <w:bCs/>
            <w:sz w:val="24"/>
            <w:szCs w:val="24"/>
            <w:rPrChange w:id="76" w:author="Alejandro Sainz" w:date="2024-03-30T03:06:00Z" w16du:dateUtc="2024-03-30T07:06:00Z">
              <w:rPr>
                <w:rStyle w:val="HTMLCode"/>
                <w:rFonts w:ascii="Ubuntu Mono" w:eastAsiaTheme="minorHAnsi" w:hAnsi="Ubuntu Mono"/>
                <w:b/>
                <w:bCs/>
                <w:color w:val="ECECEC"/>
                <w:sz w:val="21"/>
                <w:szCs w:val="21"/>
                <w:bdr w:val="single" w:sz="2" w:space="0" w:color="E3E3E3" w:frame="1"/>
                <w:shd w:val="clear" w:color="auto" w:fill="212121"/>
              </w:rPr>
            </w:rPrChange>
          </w:rPr>
          <w:t>UI</w:t>
        </w:r>
        <w:r w:rsidR="00DB753B" w:rsidRPr="00DB753B">
          <w:rPr>
            <w:rFonts w:ascii="Arial" w:hAnsi="Arial" w:cs="Arial"/>
            <w:sz w:val="24"/>
            <w:szCs w:val="24"/>
            <w:rPrChange w:id="77" w:author="Alejandro Sainz" w:date="2024-03-30T03:06:00Z" w16du:dateUtc="2024-03-30T07:06:00Z">
              <w:rPr>
                <w:rStyle w:val="HTMLCode"/>
                <w:rFonts w:ascii="Ubuntu Mono" w:eastAsiaTheme="minorHAnsi" w:hAnsi="Ubuntu Mono"/>
                <w:b/>
                <w:bCs/>
                <w:color w:val="ECECEC"/>
                <w:sz w:val="21"/>
                <w:szCs w:val="21"/>
                <w:bdr w:val="single" w:sz="2" w:space="0" w:color="E3E3E3" w:frame="1"/>
                <w:shd w:val="clear" w:color="auto" w:fill="212121"/>
              </w:rPr>
            </w:rPrChange>
          </w:rPr>
          <w:t xml:space="preserve"> </w:t>
        </w:r>
      </w:ins>
      <w:ins w:id="78" w:author="Alejandro Sainz" w:date="2024-03-30T03:07:00Z" w16du:dateUtc="2024-03-30T07:07:00Z">
        <w:r w:rsidR="00DB753B">
          <w:rPr>
            <w:rFonts w:ascii="Arial" w:hAnsi="Arial" w:cs="Arial"/>
            <w:sz w:val="24"/>
            <w:szCs w:val="24"/>
          </w:rPr>
          <w:t>and</w:t>
        </w:r>
      </w:ins>
      <w:ins w:id="79" w:author="Alejandro Sainz" w:date="2024-03-30T03:05:00Z" w16du:dateUtc="2024-03-30T07:05:00Z">
        <w:r w:rsidR="00DB753B" w:rsidRPr="00DB753B">
          <w:rPr>
            <w:rFonts w:ascii="Arial" w:hAnsi="Arial" w:cs="Arial"/>
            <w:sz w:val="24"/>
            <w:szCs w:val="24"/>
            <w:rPrChange w:id="80" w:author="Alejandro Sainz" w:date="2024-03-30T03:06:00Z" w16du:dateUtc="2024-03-30T07:06:00Z">
              <w:rPr>
                <w:rStyle w:val="HTMLCode"/>
                <w:rFonts w:ascii="Ubuntu Mono" w:eastAsiaTheme="minorHAnsi" w:hAnsi="Ubuntu Mono"/>
                <w:b/>
                <w:bCs/>
                <w:color w:val="ECECEC"/>
                <w:sz w:val="21"/>
                <w:szCs w:val="21"/>
                <w:bdr w:val="single" w:sz="2" w:space="0" w:color="E3E3E3" w:frame="1"/>
                <w:shd w:val="clear" w:color="auto" w:fill="212121"/>
              </w:rPr>
            </w:rPrChange>
          </w:rPr>
          <w:t xml:space="preserve"> </w:t>
        </w:r>
        <w:r w:rsidR="00DB753B" w:rsidRPr="00DB753B">
          <w:rPr>
            <w:rFonts w:ascii="Arial" w:hAnsi="Arial" w:cs="Arial"/>
            <w:b/>
            <w:bCs/>
            <w:sz w:val="24"/>
            <w:szCs w:val="24"/>
            <w:rPrChange w:id="81" w:author="Alejandro Sainz" w:date="2024-03-30T03:06:00Z" w16du:dateUtc="2024-03-30T07:06:00Z">
              <w:rPr>
                <w:rStyle w:val="HTMLCode"/>
                <w:rFonts w:ascii="Ubuntu Mono" w:eastAsiaTheme="minorHAnsi" w:hAnsi="Ubuntu Mono"/>
                <w:b/>
                <w:bCs/>
                <w:color w:val="ECECEC"/>
                <w:sz w:val="21"/>
                <w:szCs w:val="21"/>
                <w:bdr w:val="single" w:sz="2" w:space="0" w:color="E3E3E3" w:frame="1"/>
                <w:shd w:val="clear" w:color="auto" w:fill="212121"/>
              </w:rPr>
            </w:rPrChange>
          </w:rPr>
          <w:t>Default</w:t>
        </w:r>
        <w:r w:rsidR="00DB753B" w:rsidRPr="00DB753B">
          <w:rPr>
            <w:rFonts w:ascii="Arial" w:hAnsi="Arial" w:cs="Arial"/>
            <w:sz w:val="24"/>
            <w:szCs w:val="24"/>
            <w:rPrChange w:id="82" w:author="Alejandro Sainz" w:date="2024-03-30T03:05:00Z" w16du:dateUtc="2024-03-30T07:0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>.</w:t>
        </w:r>
      </w:ins>
      <w:del w:id="83" w:author="Alejandro Sainz" w:date="2024-03-30T03:05:00Z" w16du:dateUtc="2024-03-30T07:05:00Z"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 the </w:delText>
        </w:r>
        <w:r w:rsidR="00F24B20" w:rsidRPr="00DB753B" w:rsidDel="00DB753B">
          <w:rPr>
            <w:rFonts w:ascii="Arial" w:hAnsi="Arial" w:cs="Arial"/>
            <w:sz w:val="24"/>
            <w:szCs w:val="24"/>
            <w:rPrChange w:id="84" w:author="Alejandro Sainz" w:date="2024-03-30T03:05:00Z" w16du:dateUtc="2024-03-30T07:05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New Preset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 button will use a different preset already stored on the base project. This second preset register collisions between </w:delText>
        </w:r>
        <w:r w:rsidR="0010081F" w:rsidRPr="00DB753B" w:rsidDel="00DB753B">
          <w:rPr>
            <w:rFonts w:ascii="Arial" w:hAnsi="Arial" w:cs="Arial"/>
            <w:sz w:val="24"/>
            <w:szCs w:val="24"/>
            <w:rPrChange w:id="85" w:author="Alejandro Sainz" w:date="2024-03-30T03:05:00Z" w16du:dateUtc="2024-03-30T07:05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TLForgeDemoLayer</w:delText>
        </w:r>
        <w:r w:rsidR="0010081F" w:rsidRPr="00DB753B" w:rsidDel="00DB753B">
          <w:rPr>
            <w:rFonts w:ascii="Arial" w:hAnsi="Arial" w:cs="Arial"/>
            <w:sz w:val="24"/>
            <w:szCs w:val="24"/>
          </w:rPr>
          <w:delText xml:space="preserve"> 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and </w:delText>
        </w:r>
        <w:r w:rsidR="00F24B20" w:rsidRPr="00DB753B" w:rsidDel="00DB753B">
          <w:rPr>
            <w:rFonts w:ascii="Arial" w:hAnsi="Arial" w:cs="Arial"/>
            <w:sz w:val="24"/>
            <w:szCs w:val="24"/>
            <w:rPrChange w:id="86" w:author="Alejandro Sainz" w:date="2024-03-30T03:05:00Z" w16du:dateUtc="2024-03-30T07:05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UI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 / </w:delText>
        </w:r>
        <w:r w:rsidR="00F24B20" w:rsidRPr="00DB753B" w:rsidDel="00DB753B">
          <w:rPr>
            <w:rFonts w:ascii="Arial" w:hAnsi="Arial" w:cs="Arial"/>
            <w:sz w:val="24"/>
            <w:szCs w:val="24"/>
            <w:rPrChange w:id="87" w:author="Alejandro Sainz" w:date="2024-03-30T03:05:00Z" w16du:dateUtc="2024-03-30T07:05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Default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, therefore if now we </w:delText>
        </w:r>
      </w:del>
    </w:p>
    <w:p w14:paraId="787EFDEF" w14:textId="251F1283" w:rsidR="00DB753B" w:rsidRPr="00DB753B" w:rsidRDefault="00DB753B" w:rsidP="00DB753B">
      <w:pPr>
        <w:jc w:val="both"/>
        <w:rPr>
          <w:ins w:id="88" w:author="Alejandro Sainz" w:date="2024-03-30T03:07:00Z" w16du:dateUtc="2024-03-30T07:07:00Z"/>
          <w:rFonts w:ascii="Arial" w:hAnsi="Arial" w:cs="Arial"/>
          <w:sz w:val="24"/>
          <w:szCs w:val="24"/>
        </w:rPr>
        <w:pPrChange w:id="89" w:author="Alejandro Sainz" w:date="2024-03-30T03:08:00Z" w16du:dateUtc="2024-03-30T07:08:00Z">
          <w:pPr>
            <w:spacing w:line="276" w:lineRule="auto"/>
            <w:jc w:val="both"/>
          </w:pPr>
        </w:pPrChange>
      </w:pPr>
      <w:ins w:id="90" w:author="Alejandro Sainz" w:date="2024-03-30T03:05:00Z" w16du:dateUtc="2024-03-30T07:05:00Z">
        <w:r w:rsidRPr="00DB753B">
          <w:rPr>
            <w:rFonts w:ascii="Arial" w:hAnsi="Arial" w:cs="Arial"/>
            <w:sz w:val="24"/>
            <w:szCs w:val="24"/>
          </w:rPr>
          <w:t>-</w:t>
        </w:r>
      </w:ins>
      <w:del w:id="91" w:author="Alejandro Sainz" w:date="2024-03-30T03:05:00Z" w16du:dateUtc="2024-03-30T07:05:00Z">
        <w:r w:rsidR="00F24B20" w:rsidRPr="00DB753B" w:rsidDel="00DB753B">
          <w:rPr>
            <w:rFonts w:ascii="Arial" w:hAnsi="Arial" w:cs="Arial"/>
            <w:sz w:val="24"/>
            <w:szCs w:val="24"/>
          </w:rPr>
          <w:delText>h</w:delText>
        </w:r>
      </w:del>
      <w:ins w:id="92" w:author="Alejandro Sainz" w:date="2024-03-30T03:08:00Z" w16du:dateUtc="2024-03-30T07:08:00Z">
        <w:r w:rsidRPr="00DB753B">
          <w:rPr>
            <w:rFonts w:ascii="Arial" w:hAnsi="Arial" w:cs="Arial"/>
            <w:sz w:val="24"/>
            <w:szCs w:val="24"/>
            <w:rPrChange w:id="93" w:author="Alejandro Sainz" w:date="2024-03-30T03:08:00Z" w16du:dateUtc="2024-03-30T07:08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After activating the new preset, proceed by clicking on the </w:t>
        </w:r>
        <w:r w:rsidRPr="00DB753B">
          <w:rPr>
            <w:rFonts w:ascii="Arial" w:hAnsi="Arial" w:cs="Arial"/>
            <w:b/>
            <w:bCs/>
            <w:sz w:val="24"/>
            <w:szCs w:val="24"/>
            <w:rPrChange w:id="94" w:author="Alejandro Sainz" w:date="2024-03-30T03:09:00Z" w16du:dateUtc="2024-03-30T07:09:00Z">
              <w:rPr>
                <w:rStyle w:val="Strong"/>
                <w:rFonts w:ascii="Segoe UI" w:hAnsi="Segoe UI" w:cs="Segoe UI"/>
                <w:color w:val="ECECEC"/>
                <w:bdr w:val="single" w:sz="2" w:space="0" w:color="E3E3E3" w:frame="1"/>
                <w:shd w:val="clear" w:color="auto" w:fill="212121"/>
              </w:rPr>
            </w:rPrChange>
          </w:rPr>
          <w:t>New Layer</w:t>
        </w:r>
        <w:r w:rsidRPr="00DB753B">
          <w:rPr>
            <w:rFonts w:ascii="Arial" w:hAnsi="Arial" w:cs="Arial"/>
            <w:sz w:val="24"/>
            <w:szCs w:val="24"/>
            <w:rPrChange w:id="95" w:author="Alejandro Sainz" w:date="2024-03-30T03:08:00Z" w16du:dateUtc="2024-03-30T07:08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 xml:space="preserve"> button. You will notice a significant change: the circle will no longer overlap the floor. This behavior is a direct result of the collision settings defined in the newly activated preset.</w:t>
        </w:r>
      </w:ins>
      <w:del w:id="96" w:author="Alejandro Sainz" w:date="2024-03-30T03:08:00Z" w16du:dateUtc="2024-03-30T07:08:00Z"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it </w:delText>
        </w:r>
        <w:r w:rsidR="00F24B20" w:rsidRPr="00DB753B" w:rsidDel="00DB753B">
          <w:rPr>
            <w:rFonts w:ascii="Arial" w:hAnsi="Arial" w:cs="Arial"/>
            <w:sz w:val="24"/>
            <w:szCs w:val="24"/>
            <w:rPrChange w:id="97" w:author="Alejandro Sainz" w:date="2024-03-30T03:08:00Z" w16du:dateUtc="2024-03-30T07:08:00Z">
              <w:rPr>
                <w:rFonts w:ascii="Arial" w:hAnsi="Arial" w:cs="Arial"/>
                <w:b/>
                <w:bCs/>
                <w:sz w:val="24"/>
                <w:szCs w:val="24"/>
              </w:rPr>
            </w:rPrChange>
          </w:rPr>
          <w:delText>New Layer</w:delText>
        </w:r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 button will see how the circle </w:delText>
        </w:r>
      </w:del>
      <w:del w:id="98" w:author="Alejandro Sainz" w:date="2024-03-30T02:13:00Z" w16du:dateUtc="2024-03-30T06:13:00Z">
        <w:r w:rsidR="00F24B20" w:rsidRPr="00DB753B" w:rsidDel="007F60CE">
          <w:rPr>
            <w:rFonts w:ascii="Arial" w:hAnsi="Arial" w:cs="Arial"/>
            <w:sz w:val="24"/>
            <w:szCs w:val="24"/>
          </w:rPr>
          <w:delText xml:space="preserve">won’t </w:delText>
        </w:r>
      </w:del>
      <w:del w:id="99" w:author="Alejandro Sainz" w:date="2024-03-30T03:08:00Z" w16du:dateUtc="2024-03-30T07:08:00Z">
        <w:r w:rsidR="00F24B20" w:rsidRPr="00DB753B" w:rsidDel="00DB753B">
          <w:rPr>
            <w:rFonts w:ascii="Arial" w:hAnsi="Arial" w:cs="Arial"/>
            <w:sz w:val="24"/>
            <w:szCs w:val="24"/>
          </w:rPr>
          <w:delText xml:space="preserve">overlap the floor anymore. </w:delText>
        </w:r>
      </w:del>
    </w:p>
    <w:p w14:paraId="7A3A38F8" w14:textId="2666ED1D" w:rsidR="00092E8A" w:rsidRDefault="00DB753B" w:rsidP="006C224E">
      <w:pPr>
        <w:spacing w:line="276" w:lineRule="auto"/>
        <w:jc w:val="both"/>
        <w:rPr>
          <w:ins w:id="100" w:author="Alejandro Sainz" w:date="2024-03-30T02:37:00Z" w16du:dateUtc="2024-03-30T06:37:00Z"/>
          <w:rFonts w:ascii="Arial" w:hAnsi="Arial" w:cs="Arial"/>
          <w:sz w:val="24"/>
          <w:szCs w:val="24"/>
        </w:rPr>
      </w:pPr>
      <w:ins w:id="101" w:author="Alejandro Sainz" w:date="2024-03-30T03:07:00Z" w16du:dateUtc="2024-03-30T07:07:00Z">
        <w:r>
          <w:rPr>
            <w:rFonts w:ascii="Arial" w:hAnsi="Arial" w:cs="Arial"/>
            <w:sz w:val="24"/>
            <w:szCs w:val="24"/>
          </w:rPr>
          <w:t>-</w:t>
        </w:r>
      </w:ins>
      <w:r w:rsidR="00F24B20">
        <w:rPr>
          <w:rFonts w:ascii="Arial" w:hAnsi="Arial" w:cs="Arial"/>
          <w:sz w:val="24"/>
          <w:szCs w:val="24"/>
        </w:rPr>
        <w:t>You can now change between layers</w:t>
      </w:r>
      <w:ins w:id="102" w:author="Alejandro Sainz" w:date="2024-03-30T03:08:00Z" w16du:dateUtc="2024-03-30T07:08:00Z">
        <w:r>
          <w:rPr>
            <w:rFonts w:ascii="Arial" w:hAnsi="Arial" w:cs="Arial"/>
            <w:sz w:val="24"/>
            <w:szCs w:val="24"/>
          </w:rPr>
          <w:t xml:space="preserve"> using </w:t>
        </w:r>
        <w:r w:rsidRPr="00DB753B">
          <w:rPr>
            <w:rFonts w:ascii="Arial" w:hAnsi="Arial" w:cs="Arial"/>
            <w:b/>
            <w:bCs/>
            <w:sz w:val="24"/>
            <w:szCs w:val="24"/>
            <w:rPrChange w:id="103" w:author="Alejandro Sainz" w:date="2024-03-30T03:08:00Z" w16du:dateUtc="2024-03-30T07:08:00Z">
              <w:rPr>
                <w:rFonts w:ascii="Arial" w:hAnsi="Arial" w:cs="Arial"/>
                <w:sz w:val="24"/>
                <w:szCs w:val="24"/>
              </w:rPr>
            </w:rPrChange>
          </w:rPr>
          <w:t>New Layer</w:t>
        </w:r>
        <w:r>
          <w:rPr>
            <w:rFonts w:ascii="Arial" w:hAnsi="Arial" w:cs="Arial"/>
            <w:sz w:val="24"/>
            <w:szCs w:val="24"/>
          </w:rPr>
          <w:t xml:space="preserve"> / </w:t>
        </w:r>
        <w:r w:rsidRPr="00DB753B">
          <w:rPr>
            <w:rFonts w:ascii="Arial" w:hAnsi="Arial" w:cs="Arial"/>
            <w:b/>
            <w:bCs/>
            <w:sz w:val="24"/>
            <w:szCs w:val="24"/>
            <w:rPrChange w:id="104" w:author="Alejandro Sainz" w:date="2024-03-30T03:08:00Z" w16du:dateUtc="2024-03-30T07:08:00Z">
              <w:rPr>
                <w:rFonts w:ascii="Arial" w:hAnsi="Arial" w:cs="Arial"/>
                <w:sz w:val="24"/>
                <w:szCs w:val="24"/>
              </w:rPr>
            </w:rPrChange>
          </w:rPr>
          <w:t>Original Layer</w:t>
        </w:r>
      </w:ins>
      <w:r w:rsidR="00F24B20">
        <w:rPr>
          <w:rFonts w:ascii="Arial" w:hAnsi="Arial" w:cs="Arial"/>
          <w:sz w:val="24"/>
          <w:szCs w:val="24"/>
        </w:rPr>
        <w:t xml:space="preserve"> and the circle will stay still. </w:t>
      </w:r>
    </w:p>
    <w:p w14:paraId="6E8FE099" w14:textId="23523EEB" w:rsidR="00F24B20" w:rsidRDefault="00092E8A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ins w:id="105" w:author="Alejandro Sainz" w:date="2024-03-30T02:37:00Z" w16du:dateUtc="2024-03-30T06:37:00Z">
        <w:r>
          <w:rPr>
            <w:rFonts w:ascii="Arial" w:hAnsi="Arial" w:cs="Arial"/>
            <w:sz w:val="24"/>
            <w:szCs w:val="24"/>
          </w:rPr>
          <w:t>-</w:t>
        </w:r>
      </w:ins>
      <w:r w:rsidR="00F24B20">
        <w:rPr>
          <w:rFonts w:ascii="Arial" w:hAnsi="Arial" w:cs="Arial"/>
          <w:sz w:val="24"/>
          <w:szCs w:val="24"/>
        </w:rPr>
        <w:t xml:space="preserve">Finally hit </w:t>
      </w:r>
      <w:r w:rsidR="00F24B20" w:rsidRPr="00F24B20">
        <w:rPr>
          <w:rFonts w:ascii="Arial" w:hAnsi="Arial" w:cs="Arial"/>
          <w:b/>
          <w:bCs/>
          <w:sz w:val="24"/>
          <w:szCs w:val="24"/>
        </w:rPr>
        <w:t>Original Preset</w:t>
      </w:r>
      <w:r w:rsidR="00F24B20">
        <w:rPr>
          <w:rFonts w:ascii="Arial" w:hAnsi="Arial" w:cs="Arial"/>
          <w:sz w:val="24"/>
          <w:szCs w:val="24"/>
        </w:rPr>
        <w:t xml:space="preserve"> and the circle will behave as it was when you r</w:t>
      </w:r>
      <w:ins w:id="106" w:author="Alejandro Sainz" w:date="2024-03-30T02:15:00Z" w16du:dateUtc="2024-03-30T06:15:00Z">
        <w:r w:rsidR="007F60CE">
          <w:rPr>
            <w:rFonts w:ascii="Arial" w:hAnsi="Arial" w:cs="Arial"/>
            <w:sz w:val="24"/>
            <w:szCs w:val="24"/>
          </w:rPr>
          <w:t>a</w:t>
        </w:r>
      </w:ins>
      <w:del w:id="107" w:author="Alejandro Sainz" w:date="2024-03-30T02:15:00Z" w16du:dateUtc="2024-03-30T06:15:00Z">
        <w:r w:rsidR="00F24B20" w:rsidDel="007F60CE">
          <w:rPr>
            <w:rFonts w:ascii="Arial" w:hAnsi="Arial" w:cs="Arial"/>
            <w:sz w:val="24"/>
            <w:szCs w:val="24"/>
          </w:rPr>
          <w:delText>u</w:delText>
        </w:r>
      </w:del>
      <w:r w:rsidR="00F24B20">
        <w:rPr>
          <w:rFonts w:ascii="Arial" w:hAnsi="Arial" w:cs="Arial"/>
          <w:sz w:val="24"/>
          <w:szCs w:val="24"/>
        </w:rPr>
        <w:t>n the demo.</w:t>
      </w:r>
    </w:p>
    <w:p w14:paraId="652A69E6" w14:textId="6B165692" w:rsidR="00611DAB" w:rsidRDefault="00092E8A" w:rsidP="006229F0">
      <w:pPr>
        <w:spacing w:line="276" w:lineRule="auto"/>
        <w:jc w:val="both"/>
        <w:rPr>
          <w:ins w:id="108" w:author="Alejandro Sainz" w:date="2024-03-30T03:11:00Z" w16du:dateUtc="2024-03-30T07:11:00Z"/>
          <w:rFonts w:ascii="Arial" w:hAnsi="Arial" w:cs="Arial"/>
          <w:sz w:val="24"/>
          <w:szCs w:val="24"/>
        </w:rPr>
      </w:pPr>
      <w:ins w:id="109" w:author="Alejandro Sainz" w:date="2024-03-30T02:37:00Z" w16du:dateUtc="2024-03-30T06:37:00Z">
        <w:r>
          <w:rPr>
            <w:rFonts w:ascii="Arial" w:hAnsi="Arial" w:cs="Arial"/>
            <w:sz w:val="24"/>
            <w:szCs w:val="24"/>
          </w:rPr>
          <w:t>-</w:t>
        </w:r>
      </w:ins>
      <w:r w:rsidR="00D435A3">
        <w:rPr>
          <w:rFonts w:ascii="Arial" w:hAnsi="Arial" w:cs="Arial"/>
          <w:sz w:val="24"/>
          <w:szCs w:val="24"/>
        </w:rPr>
        <w:t xml:space="preserve">The demo also allows the user to modify the </w:t>
      </w:r>
      <w:r w:rsidR="00B37914">
        <w:rPr>
          <w:rFonts w:ascii="Arial" w:hAnsi="Arial" w:cs="Arial"/>
          <w:sz w:val="24"/>
          <w:szCs w:val="24"/>
        </w:rPr>
        <w:t>circle</w:t>
      </w:r>
      <w:r w:rsidR="00D435A3">
        <w:rPr>
          <w:rFonts w:ascii="Arial" w:hAnsi="Arial" w:cs="Arial"/>
          <w:sz w:val="24"/>
          <w:szCs w:val="24"/>
        </w:rPr>
        <w:t>’s tag</w:t>
      </w:r>
      <w:r w:rsidR="00231E13">
        <w:rPr>
          <w:rFonts w:ascii="Arial" w:hAnsi="Arial" w:cs="Arial"/>
          <w:sz w:val="24"/>
          <w:szCs w:val="24"/>
        </w:rPr>
        <w:t xml:space="preserve"> through the UI using </w:t>
      </w:r>
      <w:r w:rsidR="00231E13" w:rsidRPr="00231E13">
        <w:rPr>
          <w:rFonts w:ascii="Arial" w:hAnsi="Arial" w:cs="Arial"/>
          <w:b/>
          <w:bCs/>
          <w:sz w:val="24"/>
          <w:szCs w:val="24"/>
        </w:rPr>
        <w:t>New Tag</w:t>
      </w:r>
      <w:r w:rsidR="00231E13">
        <w:rPr>
          <w:rFonts w:ascii="Arial" w:hAnsi="Arial" w:cs="Arial"/>
          <w:sz w:val="24"/>
          <w:szCs w:val="24"/>
        </w:rPr>
        <w:t xml:space="preserve"> and </w:t>
      </w:r>
      <w:r w:rsidR="00231E13" w:rsidRPr="00231E13">
        <w:rPr>
          <w:rFonts w:ascii="Arial" w:hAnsi="Arial" w:cs="Arial"/>
          <w:b/>
          <w:bCs/>
          <w:sz w:val="24"/>
          <w:szCs w:val="24"/>
        </w:rPr>
        <w:t>Original Tag</w:t>
      </w:r>
      <w:r w:rsidR="00231E13">
        <w:rPr>
          <w:rFonts w:ascii="Arial" w:hAnsi="Arial" w:cs="Arial"/>
          <w:sz w:val="24"/>
          <w:szCs w:val="24"/>
        </w:rPr>
        <w:t xml:space="preserve"> buttons</w:t>
      </w:r>
      <w:r w:rsidR="00D435A3">
        <w:rPr>
          <w:rFonts w:ascii="Arial" w:hAnsi="Arial" w:cs="Arial"/>
          <w:sz w:val="24"/>
          <w:szCs w:val="24"/>
        </w:rPr>
        <w:t>.</w:t>
      </w:r>
    </w:p>
    <w:p w14:paraId="774496F5" w14:textId="48BB58CA" w:rsidR="00DB753B" w:rsidRPr="00DB753B" w:rsidRDefault="00DB753B" w:rsidP="00DB753B">
      <w:pPr>
        <w:pStyle w:val="Heading3"/>
        <w:rPr>
          <w:rFonts w:ascii="Arial" w:hAnsi="Arial" w:cs="Arial"/>
          <w:rPrChange w:id="110" w:author="Alejandro Sainz" w:date="2024-03-30T03:11:00Z" w16du:dateUtc="2024-03-30T07:11:00Z">
            <w:rPr>
              <w:sz w:val="24"/>
              <w:szCs w:val="24"/>
            </w:rPr>
          </w:rPrChange>
        </w:rPr>
        <w:pPrChange w:id="111" w:author="Alejandro Sainz" w:date="2024-03-30T03:11:00Z" w16du:dateUtc="2024-03-30T07:11:00Z">
          <w:pPr>
            <w:spacing w:line="276" w:lineRule="auto"/>
            <w:jc w:val="both"/>
          </w:pPr>
        </w:pPrChange>
      </w:pPr>
      <w:ins w:id="112" w:author="Alejandro Sainz" w:date="2024-03-30T03:11:00Z" w16du:dateUtc="2024-03-30T07:11:00Z">
        <w:r w:rsidRPr="00DB753B">
          <w:rPr>
            <w:rFonts w:ascii="Arial" w:hAnsi="Arial" w:cs="Arial"/>
            <w:rPrChange w:id="113" w:author="Alejandro Sainz" w:date="2024-03-30T03:11:00Z" w16du:dateUtc="2024-03-30T07:11:00Z">
              <w:rPr>
                <w:sz w:val="24"/>
                <w:szCs w:val="24"/>
              </w:rPr>
            </w:rPrChange>
          </w:rPr>
          <w:t>Building the scene</w:t>
        </w:r>
      </w:ins>
    </w:p>
    <w:p w14:paraId="55618687" w14:textId="152F8E75" w:rsidR="00444F83" w:rsidRDefault="00092E8A" w:rsidP="006229F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ins w:id="114" w:author="Alejandro Sainz" w:date="2024-03-30T02:37:00Z" w16du:dateUtc="2024-03-30T06:37:00Z">
        <w:r>
          <w:rPr>
            <w:rFonts w:ascii="Arial" w:hAnsi="Arial" w:cs="Arial"/>
            <w:sz w:val="24"/>
            <w:szCs w:val="24"/>
          </w:rPr>
          <w:t>-</w:t>
        </w:r>
      </w:ins>
      <w:r w:rsidR="00444F83">
        <w:rPr>
          <w:rFonts w:ascii="Arial" w:hAnsi="Arial" w:cs="Arial"/>
          <w:sz w:val="24"/>
          <w:szCs w:val="24"/>
        </w:rPr>
        <w:t xml:space="preserve">To test one last thing, after hitting </w:t>
      </w:r>
      <w:r w:rsidR="00444F83" w:rsidRPr="00444F83">
        <w:rPr>
          <w:rFonts w:ascii="Arial" w:hAnsi="Arial" w:cs="Arial"/>
          <w:b/>
          <w:bCs/>
          <w:sz w:val="24"/>
          <w:szCs w:val="24"/>
        </w:rPr>
        <w:t>Exit</w:t>
      </w:r>
      <w:r w:rsidR="00444F83">
        <w:rPr>
          <w:rFonts w:ascii="Arial" w:hAnsi="Arial" w:cs="Arial"/>
          <w:sz w:val="24"/>
          <w:szCs w:val="24"/>
        </w:rPr>
        <w:t xml:space="preserve"> button to stop the demo go to:</w:t>
      </w:r>
    </w:p>
    <w:p w14:paraId="080C1204" w14:textId="365A88E6" w:rsidR="00444F83" w:rsidRDefault="00444F83" w:rsidP="006229F0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File </w:t>
      </w:r>
      <w:r w:rsidRPr="00444F8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Build Settings </w:t>
      </w:r>
      <w:r w:rsidRPr="00444F8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Add Open Scenes </w:t>
      </w:r>
      <w:r w:rsidRPr="00444F8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TLForge</w:t>
      </w:r>
      <w:proofErr w:type="spellEnd"/>
      <w:r>
        <w:rPr>
          <w:rFonts w:ascii="Arial" w:hAnsi="Arial" w:cs="Arial"/>
          <w:sz w:val="24"/>
          <w:szCs w:val="24"/>
        </w:rPr>
        <w:t xml:space="preserve">/Demo/TLForge_3D_Demo </w:t>
      </w:r>
      <w:r w:rsidRPr="00444F83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Build.</w:t>
      </w:r>
    </w:p>
    <w:p w14:paraId="53DDF64B" w14:textId="0C4F29AE" w:rsidR="006A2F90" w:rsidRDefault="006A2F90" w:rsidP="006A2F9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FEA2FE" wp14:editId="0EDC83AE">
            <wp:extent cx="2080260" cy="2190196"/>
            <wp:effectExtent l="0" t="0" r="0" b="635"/>
            <wp:docPr id="766490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485" cy="220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A0FC" w14:textId="672EF879" w:rsidR="006A2F90" w:rsidRDefault="006A2F90" w:rsidP="006A2F90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E6FE1" wp14:editId="343C976F">
            <wp:extent cx="4091940" cy="4059589"/>
            <wp:effectExtent l="0" t="0" r="3810" b="0"/>
            <wp:docPr id="2134152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052" cy="407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1A55" w14:textId="601F64C4" w:rsidR="006A2F90" w:rsidRPr="001274C1" w:rsidRDefault="00092E8A" w:rsidP="006A2F90">
      <w:pPr>
        <w:spacing w:line="276" w:lineRule="auto"/>
        <w:rPr>
          <w:rFonts w:ascii="Arial" w:hAnsi="Arial" w:cs="Arial"/>
          <w:sz w:val="24"/>
          <w:szCs w:val="24"/>
        </w:rPr>
      </w:pPr>
      <w:ins w:id="115" w:author="Alejandro Sainz" w:date="2024-03-30T02:37:00Z" w16du:dateUtc="2024-03-30T06:37:00Z">
        <w:r>
          <w:rPr>
            <w:rFonts w:ascii="Arial" w:hAnsi="Arial" w:cs="Arial"/>
            <w:sz w:val="24"/>
            <w:szCs w:val="24"/>
          </w:rPr>
          <w:t>-</w:t>
        </w:r>
      </w:ins>
      <w:r w:rsidR="006A2F90">
        <w:rPr>
          <w:rFonts w:ascii="Arial" w:hAnsi="Arial" w:cs="Arial"/>
          <w:sz w:val="24"/>
          <w:szCs w:val="24"/>
        </w:rPr>
        <w:t>After you select a desired directory and the demo build gets created</w:t>
      </w:r>
      <w:r w:rsidR="00EC0202">
        <w:rPr>
          <w:rFonts w:ascii="Arial" w:hAnsi="Arial" w:cs="Arial"/>
          <w:sz w:val="24"/>
          <w:szCs w:val="24"/>
        </w:rPr>
        <w:t xml:space="preserve"> you can run the build and check everything working just as it was on the Unity Editor.</w:t>
      </w:r>
    </w:p>
    <w:p w14:paraId="79216606" w14:textId="7D0852D3" w:rsidR="00C77C77" w:rsidRPr="00CF404C" w:rsidRDefault="00C830D1" w:rsidP="006C224E">
      <w:pPr>
        <w:pStyle w:val="Heading2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16" w:name="_Toc162323924"/>
      <w:r w:rsidRPr="00CF404C">
        <w:rPr>
          <w:rFonts w:ascii="Arial" w:hAnsi="Arial" w:cs="Arial"/>
          <w:sz w:val="24"/>
          <w:szCs w:val="24"/>
        </w:rPr>
        <w:t xml:space="preserve">3D </w:t>
      </w:r>
      <w:r w:rsidR="00C77C77" w:rsidRPr="00CF404C">
        <w:rPr>
          <w:rFonts w:ascii="Arial" w:hAnsi="Arial" w:cs="Arial"/>
          <w:sz w:val="24"/>
          <w:szCs w:val="24"/>
        </w:rPr>
        <w:t>Demo</w:t>
      </w:r>
      <w:bookmarkEnd w:id="116"/>
    </w:p>
    <w:p w14:paraId="282B772A" w14:textId="3CE3EDCC" w:rsidR="001D6BCD" w:rsidRDefault="001D6BCD" w:rsidP="001D6BC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1274C1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>second</w:t>
      </w:r>
      <w:r w:rsidRPr="001274C1">
        <w:rPr>
          <w:rFonts w:ascii="Arial" w:hAnsi="Arial" w:cs="Arial"/>
          <w:sz w:val="24"/>
          <w:szCs w:val="24"/>
        </w:rPr>
        <w:t xml:space="preserve"> scene called </w:t>
      </w:r>
      <w:r w:rsidRPr="00FE237B">
        <w:rPr>
          <w:rFonts w:ascii="Arial" w:hAnsi="Arial" w:cs="Arial"/>
          <w:b/>
          <w:bCs/>
          <w:sz w:val="24"/>
          <w:szCs w:val="24"/>
        </w:rPr>
        <w:t>“TLForge_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FE237B">
        <w:rPr>
          <w:rFonts w:ascii="Arial" w:hAnsi="Arial" w:cs="Arial"/>
          <w:b/>
          <w:bCs/>
          <w:sz w:val="24"/>
          <w:szCs w:val="24"/>
        </w:rPr>
        <w:t>D_Demo”</w:t>
      </w:r>
      <w:r w:rsidRPr="001274C1">
        <w:rPr>
          <w:rFonts w:ascii="Arial" w:hAnsi="Arial" w:cs="Arial"/>
          <w:sz w:val="24"/>
          <w:szCs w:val="24"/>
        </w:rPr>
        <w:t xml:space="preserve"> presents a </w:t>
      </w:r>
      <w:r>
        <w:rPr>
          <w:rFonts w:ascii="Arial" w:hAnsi="Arial" w:cs="Arial"/>
          <w:sz w:val="24"/>
          <w:szCs w:val="24"/>
        </w:rPr>
        <w:t xml:space="preserve">3D based </w:t>
      </w:r>
      <w:r w:rsidRPr="001274C1">
        <w:rPr>
          <w:rFonts w:ascii="Arial" w:hAnsi="Arial" w:cs="Arial"/>
          <w:sz w:val="24"/>
          <w:szCs w:val="24"/>
        </w:rPr>
        <w:t>collision test</w:t>
      </w:r>
      <w:r>
        <w:rPr>
          <w:rFonts w:ascii="Arial" w:hAnsi="Arial" w:cs="Arial"/>
          <w:sz w:val="24"/>
          <w:szCs w:val="24"/>
        </w:rPr>
        <w:t xml:space="preserve"> on a canvas with UI buttons that access some of the </w:t>
      </w:r>
      <w:proofErr w:type="spellStart"/>
      <w:r>
        <w:rPr>
          <w:rFonts w:ascii="Arial" w:hAnsi="Arial" w:cs="Arial"/>
          <w:sz w:val="24"/>
          <w:szCs w:val="24"/>
        </w:rPr>
        <w:t>TLForge</w:t>
      </w:r>
      <w:proofErr w:type="spellEnd"/>
      <w:r>
        <w:rPr>
          <w:rFonts w:ascii="Arial" w:hAnsi="Arial" w:cs="Arial"/>
          <w:sz w:val="24"/>
          <w:szCs w:val="24"/>
        </w:rPr>
        <w:t xml:space="preserve"> features.</w:t>
      </w:r>
    </w:p>
    <w:p w14:paraId="35D77B74" w14:textId="1461AA72" w:rsidR="001D6BCD" w:rsidRPr="001274C1" w:rsidRDefault="00765273" w:rsidP="00765273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del w:id="117" w:author="Alejandro Sainz" w:date="2024-03-30T02:19:00Z" w16du:dateUtc="2024-03-30T06:19:00Z">
        <w:r w:rsidDel="007F60CE">
          <w:rPr>
            <w:rFonts w:ascii="Arial" w:hAnsi="Arial" w:cs="Arial"/>
            <w:sz w:val="24"/>
            <w:szCs w:val="24"/>
          </w:rPr>
          <w:delText xml:space="preserve">resemblance </w:delText>
        </w:r>
      </w:del>
      <w:ins w:id="118" w:author="Alejandro Sainz" w:date="2024-03-30T02:19:00Z" w16du:dateUtc="2024-03-30T06:19:00Z">
        <w:r w:rsidR="007F60CE">
          <w:rPr>
            <w:rFonts w:ascii="Arial" w:hAnsi="Arial" w:cs="Arial"/>
            <w:sz w:val="24"/>
            <w:szCs w:val="24"/>
          </w:rPr>
          <w:t>similarities</w:t>
        </w:r>
        <w:r w:rsidR="007F60CE">
          <w:rPr>
            <w:rFonts w:ascii="Arial" w:hAnsi="Arial" w:cs="Arial"/>
            <w:sz w:val="24"/>
            <w:szCs w:val="24"/>
          </w:rPr>
          <w:t xml:space="preserve"> </w:t>
        </w:r>
      </w:ins>
      <w:del w:id="119" w:author="Alejandro Sainz" w:date="2024-03-30T02:19:00Z" w16du:dateUtc="2024-03-30T06:19:00Z">
        <w:r w:rsidDel="007F60CE">
          <w:rPr>
            <w:rFonts w:ascii="Arial" w:hAnsi="Arial" w:cs="Arial"/>
            <w:sz w:val="24"/>
            <w:szCs w:val="24"/>
          </w:rPr>
          <w:delText xml:space="preserve">with </w:delText>
        </w:r>
      </w:del>
      <w:ins w:id="120" w:author="Alejandro Sainz" w:date="2024-03-30T02:19:00Z" w16du:dateUtc="2024-03-30T06:19:00Z">
        <w:r w:rsidR="007F60CE">
          <w:rPr>
            <w:rFonts w:ascii="Arial" w:hAnsi="Arial" w:cs="Arial"/>
            <w:sz w:val="24"/>
            <w:szCs w:val="24"/>
          </w:rPr>
          <w:t>to</w:t>
        </w:r>
        <w:r w:rsidR="007F60CE">
          <w:rPr>
            <w:rFonts w:ascii="Arial" w:hAnsi="Arial" w:cs="Arial"/>
            <w:sz w:val="24"/>
            <w:szCs w:val="24"/>
          </w:rPr>
          <w:t xml:space="preserve"> </w:t>
        </w:r>
      </w:ins>
      <w:r>
        <w:rPr>
          <w:rFonts w:ascii="Arial" w:hAnsi="Arial" w:cs="Arial"/>
          <w:sz w:val="24"/>
          <w:szCs w:val="24"/>
        </w:rPr>
        <w:t xml:space="preserve">the previous scene </w:t>
      </w:r>
      <w:del w:id="121" w:author="Alejandro Sainz" w:date="2024-03-30T02:19:00Z" w16du:dateUtc="2024-03-30T06:19:00Z">
        <w:r w:rsidDel="007F60CE">
          <w:rPr>
            <w:rFonts w:ascii="Arial" w:hAnsi="Arial" w:cs="Arial"/>
            <w:sz w:val="24"/>
            <w:szCs w:val="24"/>
          </w:rPr>
          <w:delText xml:space="preserve">is </w:delText>
        </w:r>
      </w:del>
      <w:ins w:id="122" w:author="Alejandro Sainz" w:date="2024-03-30T02:19:00Z" w16du:dateUtc="2024-03-30T06:19:00Z">
        <w:r w:rsidR="007F60CE">
          <w:rPr>
            <w:rFonts w:ascii="Arial" w:hAnsi="Arial" w:cs="Arial"/>
            <w:sz w:val="24"/>
            <w:szCs w:val="24"/>
          </w:rPr>
          <w:t>are</w:t>
        </w:r>
        <w:r w:rsidR="007F60CE">
          <w:rPr>
            <w:rFonts w:ascii="Arial" w:hAnsi="Arial" w:cs="Arial"/>
            <w:sz w:val="24"/>
            <w:szCs w:val="24"/>
          </w:rPr>
          <w:t xml:space="preserve"> </w:t>
        </w:r>
      </w:ins>
      <w:del w:id="123" w:author="Alejandro Sainz" w:date="2024-03-30T02:20:00Z" w16du:dateUtc="2024-03-30T06:20:00Z">
        <w:r w:rsidDel="007F60CE">
          <w:rPr>
            <w:rFonts w:ascii="Arial" w:hAnsi="Arial" w:cs="Arial"/>
            <w:sz w:val="24"/>
            <w:szCs w:val="24"/>
          </w:rPr>
          <w:delText>notorious</w:delText>
        </w:r>
      </w:del>
      <w:ins w:id="124" w:author="Alejandro Sainz" w:date="2024-03-30T02:20:00Z" w16du:dateUtc="2024-03-30T06:20:00Z">
        <w:r w:rsidR="007F60CE">
          <w:rPr>
            <w:rFonts w:ascii="Arial" w:hAnsi="Arial" w:cs="Arial"/>
            <w:sz w:val="24"/>
            <w:szCs w:val="24"/>
          </w:rPr>
          <w:t>significant</w:t>
        </w:r>
      </w:ins>
      <w:r>
        <w:rPr>
          <w:rFonts w:ascii="Arial" w:hAnsi="Arial" w:cs="Arial"/>
          <w:sz w:val="24"/>
          <w:szCs w:val="24"/>
        </w:rPr>
        <w:t>, therefore if you followed the previous steps, you only need to know th</w:t>
      </w:r>
      <w:ins w:id="125" w:author="Alejandro Sainz" w:date="2024-03-30T03:12:00Z" w16du:dateUtc="2024-03-30T07:12:00Z">
        <w:r w:rsidR="007636D1">
          <w:rPr>
            <w:rFonts w:ascii="Arial" w:hAnsi="Arial" w:cs="Arial"/>
            <w:sz w:val="24"/>
            <w:szCs w:val="24"/>
          </w:rPr>
          <w:t>at</w:t>
        </w:r>
      </w:ins>
      <w:del w:id="126" w:author="Alejandro Sainz" w:date="2024-03-30T03:12:00Z" w16du:dateUtc="2024-03-30T07:12:00Z">
        <w:r w:rsidDel="007636D1">
          <w:rPr>
            <w:rFonts w:ascii="Arial" w:hAnsi="Arial" w:cs="Arial"/>
            <w:sz w:val="24"/>
            <w:szCs w:val="24"/>
          </w:rPr>
          <w:delText>e</w:delText>
        </w:r>
      </w:del>
      <w:r>
        <w:rPr>
          <w:rFonts w:ascii="Arial" w:hAnsi="Arial" w:cs="Arial"/>
          <w:sz w:val="24"/>
          <w:szCs w:val="24"/>
        </w:rPr>
        <w:t xml:space="preserve"> Unity </w:t>
      </w:r>
      <w:ins w:id="127" w:author="Alejandro Sainz" w:date="2024-03-30T03:15:00Z" w16du:dateUtc="2024-03-30T07:15:00Z">
        <w:r w:rsidR="007636D1" w:rsidRPr="007636D1">
          <w:rPr>
            <w:rFonts w:ascii="Arial" w:hAnsi="Arial" w:cs="Arial"/>
            <w:sz w:val="24"/>
            <w:szCs w:val="24"/>
            <w:rPrChange w:id="128" w:author="Alejandro Sainz" w:date="2024-03-30T03:15:00Z" w16du:dateUtc="2024-03-30T07:15:00Z">
              <w:rPr>
                <w:rFonts w:ascii="Segoe UI" w:hAnsi="Segoe UI" w:cs="Segoe UI"/>
                <w:color w:val="ECECEC"/>
                <w:shd w:val="clear" w:color="auto" w:fill="212121"/>
              </w:rPr>
            </w:rPrChange>
          </w:rPr>
          <w:t>manages collisions across both layers and dimensions</w:t>
        </w:r>
      </w:ins>
      <w:del w:id="129" w:author="Alejandro Sainz" w:date="2024-03-30T03:15:00Z" w16du:dateUtc="2024-03-30T07:15:00Z">
        <w:r w:rsidRPr="007636D1" w:rsidDel="007636D1">
          <w:rPr>
            <w:rFonts w:ascii="Arial" w:hAnsi="Arial" w:cs="Arial"/>
            <w:sz w:val="24"/>
            <w:szCs w:val="24"/>
          </w:rPr>
          <w:delText>handles collisions not only in layers, but also by dimensions</w:delText>
        </w:r>
      </w:del>
      <w:r>
        <w:rPr>
          <w:rFonts w:ascii="Arial" w:hAnsi="Arial" w:cs="Arial"/>
          <w:sz w:val="24"/>
          <w:szCs w:val="24"/>
        </w:rPr>
        <w:t xml:space="preserve">. That is why on this scene the main difference with the previous one is that you need to work with </w:t>
      </w:r>
      <w:r w:rsidRPr="005508A5">
        <w:rPr>
          <w:rFonts w:ascii="Arial" w:hAnsi="Arial" w:cs="Arial"/>
          <w:b/>
          <w:bCs/>
          <w:sz w:val="24"/>
          <w:szCs w:val="24"/>
        </w:rPr>
        <w:t>TLF</w:t>
      </w:r>
      <w:r>
        <w:rPr>
          <w:rFonts w:ascii="Arial" w:hAnsi="Arial" w:cs="Arial"/>
          <w:b/>
          <w:bCs/>
          <w:sz w:val="24"/>
          <w:szCs w:val="24"/>
        </w:rPr>
        <w:t>LayerCollisionMatrix3D</w:t>
      </w:r>
      <w:r w:rsidRPr="0076527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component instead of the 2D one.</w:t>
      </w:r>
    </w:p>
    <w:p w14:paraId="17616720" w14:textId="4076D9BF" w:rsidR="00C77C77" w:rsidRPr="00E432AA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30" w:name="_Toc162323925"/>
      <w:r w:rsidRPr="00E432AA">
        <w:rPr>
          <w:rFonts w:ascii="Arial" w:hAnsi="Arial" w:cs="Arial"/>
          <w:sz w:val="24"/>
          <w:szCs w:val="24"/>
        </w:rPr>
        <w:t>Scripting support</w:t>
      </w:r>
      <w:bookmarkEnd w:id="130"/>
    </w:p>
    <w:p w14:paraId="629684C5" w14:textId="1C630A73" w:rsidR="00C77C77" w:rsidRDefault="00D516F1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ins w:id="131" w:author="Alejandro Sainz" w:date="2024-03-30T03:21:00Z" w16du:dateUtc="2024-03-30T07:21:00Z">
        <w:r w:rsidRPr="00D516F1">
          <w:rPr>
            <w:rFonts w:ascii="Arial" w:hAnsi="Arial" w:cs="Arial"/>
            <w:sz w:val="24"/>
            <w:szCs w:val="24"/>
          </w:rPr>
          <w:t xml:space="preserve">Although the tool has methods for removing or adding tags and layers, these </w:t>
        </w:r>
        <w:r>
          <w:rPr>
            <w:rFonts w:ascii="Arial" w:hAnsi="Arial" w:cs="Arial"/>
            <w:sz w:val="24"/>
            <w:szCs w:val="24"/>
          </w:rPr>
          <w:t>features</w:t>
        </w:r>
        <w:r w:rsidRPr="00D516F1">
          <w:rPr>
            <w:rFonts w:ascii="Arial" w:hAnsi="Arial" w:cs="Arial"/>
            <w:sz w:val="24"/>
            <w:szCs w:val="24"/>
          </w:rPr>
          <w:t xml:space="preserve"> are not allowed in project builds. Therefore, only the methods that users are likely to use through code, and that will run both in the Editor and in a </w:t>
        </w:r>
        <w:r>
          <w:rPr>
            <w:rFonts w:ascii="Arial" w:hAnsi="Arial" w:cs="Arial"/>
            <w:sz w:val="24"/>
            <w:szCs w:val="24"/>
          </w:rPr>
          <w:t>B</w:t>
        </w:r>
        <w:r w:rsidRPr="00D516F1">
          <w:rPr>
            <w:rFonts w:ascii="Arial" w:hAnsi="Arial" w:cs="Arial"/>
            <w:sz w:val="24"/>
            <w:szCs w:val="24"/>
          </w:rPr>
          <w:t>uild, will be covered.</w:t>
        </w:r>
      </w:ins>
      <w:del w:id="132" w:author="Alejandro Sainz" w:date="2024-03-30T03:17:00Z" w16du:dateUtc="2024-03-30T07:17:00Z">
        <w:r w:rsidR="004775E8" w:rsidRPr="004775E8" w:rsidDel="00CA48E1">
          <w:rPr>
            <w:rFonts w:ascii="Arial" w:hAnsi="Arial" w:cs="Arial"/>
            <w:sz w:val="24"/>
            <w:szCs w:val="24"/>
          </w:rPr>
          <w:delText xml:space="preserve">Because it is not possible to </w:delText>
        </w:r>
      </w:del>
      <w:del w:id="133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>remov</w:delText>
        </w:r>
      </w:del>
      <w:del w:id="134" w:author="Alejandro Sainz" w:date="2024-03-30T03:17:00Z" w16du:dateUtc="2024-03-30T07:17:00Z">
        <w:r w:rsidR="004775E8" w:rsidRPr="004775E8" w:rsidDel="00CA48E1">
          <w:rPr>
            <w:rFonts w:ascii="Arial" w:hAnsi="Arial" w:cs="Arial"/>
            <w:sz w:val="24"/>
            <w:szCs w:val="24"/>
          </w:rPr>
          <w:delText>e</w:delText>
        </w:r>
      </w:del>
      <w:del w:id="135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 xml:space="preserve"> or add tags and layers in project builds, only the </w:delText>
        </w:r>
      </w:del>
      <w:del w:id="136" w:author="Alejandro Sainz" w:date="2024-03-30T03:18:00Z" w16du:dateUtc="2024-03-30T07:18:00Z">
        <w:r w:rsidR="004775E8" w:rsidRPr="004775E8" w:rsidDel="00CA48E1">
          <w:rPr>
            <w:rFonts w:ascii="Arial" w:hAnsi="Arial" w:cs="Arial"/>
            <w:sz w:val="24"/>
            <w:szCs w:val="24"/>
          </w:rPr>
          <w:delText xml:space="preserve">functions </w:delText>
        </w:r>
      </w:del>
      <w:del w:id="137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 xml:space="preserve">that the user will most likely </w:delText>
        </w:r>
      </w:del>
      <w:del w:id="138" w:author="Alejandro Sainz" w:date="2024-03-30T03:18:00Z" w16du:dateUtc="2024-03-30T07:18:00Z">
        <w:r w:rsidR="004775E8" w:rsidRPr="004775E8" w:rsidDel="00CA48E1">
          <w:rPr>
            <w:rFonts w:ascii="Arial" w:hAnsi="Arial" w:cs="Arial"/>
            <w:sz w:val="24"/>
            <w:szCs w:val="24"/>
          </w:rPr>
          <w:delText xml:space="preserve">access </w:delText>
        </w:r>
      </w:del>
      <w:del w:id="139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>through code (</w:delText>
        </w:r>
      </w:del>
      <w:del w:id="140" w:author="Alejandro Sainz" w:date="2024-03-30T03:18:00Z" w16du:dateUtc="2024-03-30T07:18:00Z">
        <w:r w:rsidR="009A6996" w:rsidDel="00CA48E1">
          <w:rPr>
            <w:rFonts w:ascii="Arial" w:hAnsi="Arial" w:cs="Arial"/>
            <w:sz w:val="24"/>
            <w:szCs w:val="24"/>
          </w:rPr>
          <w:delText xml:space="preserve">to execute something </w:delText>
        </w:r>
      </w:del>
      <w:del w:id="141" w:author="Alejandro Sainz" w:date="2024-03-30T03:21:00Z" w16du:dateUtc="2024-03-30T07:21:00Z">
        <w:r w:rsidR="004775E8" w:rsidRPr="004775E8" w:rsidDel="00D516F1">
          <w:rPr>
            <w:rFonts w:ascii="Arial" w:hAnsi="Arial" w:cs="Arial"/>
            <w:sz w:val="24"/>
            <w:szCs w:val="24"/>
          </w:rPr>
          <w:delText>both in the Editor and in a Build) will be covered.</w:delText>
        </w:r>
      </w:del>
    </w:p>
    <w:p w14:paraId="1EEF6253" w14:textId="4A389560" w:rsidR="00EC51D3" w:rsidRPr="00CA62FD" w:rsidRDefault="007C470A" w:rsidP="00CA62FD">
      <w:pPr>
        <w:pStyle w:val="Heading3"/>
        <w:rPr>
          <w:rFonts w:ascii="Arial" w:hAnsi="Arial" w:cs="Arial"/>
          <w:rPrChange w:id="142" w:author="Alejandro Sainz" w:date="2024-03-30T03:25:00Z" w16du:dateUtc="2024-03-30T07:25:00Z">
            <w:rPr/>
          </w:rPrChange>
        </w:rPr>
        <w:pPrChange w:id="143" w:author="Alejandro Sainz" w:date="2024-03-30T03:25:00Z" w16du:dateUtc="2024-03-30T07:25:00Z">
          <w:pPr>
            <w:spacing w:line="276" w:lineRule="auto"/>
            <w:jc w:val="both"/>
          </w:pPr>
        </w:pPrChange>
      </w:pPr>
      <w:del w:id="144" w:author="Alejandro Sainz" w:date="2024-03-30T03:23:00Z" w16du:dateUtc="2024-03-30T07:23:00Z">
        <w:r w:rsidRPr="00CA62FD" w:rsidDel="00CA62FD">
          <w:rPr>
            <w:rFonts w:ascii="Arial" w:hAnsi="Arial" w:cs="Arial"/>
            <w:rPrChange w:id="145" w:author="Alejandro Sainz" w:date="2024-03-30T03:25:00Z" w16du:dateUtc="2024-03-30T07:25:00Z">
              <w:rPr/>
            </w:rPrChange>
          </w:rPr>
          <w:delText>If you want t</w:delText>
        </w:r>
      </w:del>
      <w:ins w:id="146" w:author="Alejandro Sainz" w:date="2024-03-30T03:23:00Z" w16du:dateUtc="2024-03-30T07:23:00Z">
        <w:r w:rsidR="00CA62FD" w:rsidRPr="00CA62FD">
          <w:rPr>
            <w:rFonts w:ascii="Arial" w:hAnsi="Arial" w:cs="Arial"/>
            <w:rPrChange w:id="147" w:author="Alejandro Sainz" w:date="2024-03-30T03:25:00Z" w16du:dateUtc="2024-03-30T07:25:00Z">
              <w:rPr/>
            </w:rPrChange>
          </w:rPr>
          <w:t>T</w:t>
        </w:r>
      </w:ins>
      <w:r w:rsidRPr="00CA62FD">
        <w:rPr>
          <w:rFonts w:ascii="Arial" w:hAnsi="Arial" w:cs="Arial"/>
          <w:rPrChange w:id="148" w:author="Alejandro Sainz" w:date="2024-03-30T03:25:00Z" w16du:dateUtc="2024-03-30T07:25:00Z">
            <w:rPr/>
          </w:rPrChange>
        </w:rPr>
        <w:t xml:space="preserve">o modify the current </w:t>
      </w:r>
      <w:del w:id="149" w:author="Alejandro Sainz" w:date="2024-03-30T03:25:00Z" w16du:dateUtc="2024-03-30T07:25:00Z">
        <w:r w:rsidRPr="00CA62FD" w:rsidDel="00CA62FD">
          <w:rPr>
            <w:rFonts w:ascii="Arial" w:hAnsi="Arial" w:cs="Arial"/>
          </w:rPr>
          <w:delText>Layer</w:delText>
        </w:r>
        <w:r w:rsidRPr="00CA62FD" w:rsidDel="00CA62FD">
          <w:rPr>
            <w:rFonts w:ascii="Arial" w:hAnsi="Arial" w:cs="Arial"/>
            <w:rPrChange w:id="150" w:author="Alejandro Sainz" w:date="2024-03-30T03:25:00Z" w16du:dateUtc="2024-03-30T07:25:00Z">
              <w:rPr/>
            </w:rPrChange>
          </w:rPr>
          <w:delText xml:space="preserve"> or </w:delText>
        </w:r>
      </w:del>
      <w:r w:rsidRPr="00CA62FD">
        <w:rPr>
          <w:rFonts w:ascii="Arial" w:hAnsi="Arial" w:cs="Arial"/>
        </w:rPr>
        <w:t>Tag</w:t>
      </w:r>
      <w:r w:rsidRPr="00CA62FD">
        <w:rPr>
          <w:rFonts w:ascii="Arial" w:hAnsi="Arial" w:cs="Arial"/>
          <w:rPrChange w:id="151" w:author="Alejandro Sainz" w:date="2024-03-30T03:25:00Z" w16du:dateUtc="2024-03-30T07:25:00Z">
            <w:rPr/>
          </w:rPrChange>
        </w:rPr>
        <w:t xml:space="preserve"> of a </w:t>
      </w:r>
      <w:proofErr w:type="spellStart"/>
      <w:r w:rsidRPr="00CA62FD">
        <w:rPr>
          <w:rFonts w:ascii="Arial" w:hAnsi="Arial" w:cs="Arial"/>
        </w:rPr>
        <w:t>GameObject</w:t>
      </w:r>
      <w:proofErr w:type="spellEnd"/>
      <w:del w:id="152" w:author="Alejandro Sainz" w:date="2024-03-30T03:23:00Z" w16du:dateUtc="2024-03-30T07:23:00Z">
        <w:r w:rsidR="00A83EA3" w:rsidRPr="00CA62FD" w:rsidDel="00CA62FD">
          <w:rPr>
            <w:rFonts w:ascii="Arial" w:hAnsi="Arial" w:cs="Arial"/>
            <w:rPrChange w:id="153" w:author="Alejandro Sainz" w:date="2024-03-30T03:25:00Z" w16du:dateUtc="2024-03-30T07:25:00Z">
              <w:rPr/>
            </w:rPrChange>
          </w:rPr>
          <w:delText>:</w:delText>
        </w:r>
      </w:del>
    </w:p>
    <w:p w14:paraId="41EB52F8" w14:textId="6E24E38D" w:rsidR="00D077F1" w:rsidRPr="00D077F1" w:rsidRDefault="00D077F1" w:rsidP="006C224E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D077F1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// Required fields</w:t>
      </w:r>
    </w:p>
    <w:p w14:paraId="77F86A6A" w14:textId="48906202" w:rsidR="009A6996" w:rsidRDefault="004775E8" w:rsidP="006C224E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TLFCustomProperties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A048AD"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E2CDE7F" w14:textId="04FC3249" w:rsidR="00AB2AF2" w:rsidRDefault="00AB2AF2" w:rsidP="006C224E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private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newTarget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977A219" w14:textId="77777777" w:rsidR="00AB2AF2" w:rsidRDefault="00AB2AF2" w:rsidP="006C224E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01B498" w14:textId="081B2F76" w:rsidR="00EC51D3" w:rsidRDefault="00AB2AF2" w:rsidP="006C224E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 w:rsidR="00806538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Creates</w:t>
      </w:r>
      <w:r w:rsidR="00EC51D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if don’t exist (only on Editor, on Builds just finds the </w:t>
      </w:r>
      <w:r w:rsidR="0051239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Tag</w:t>
      </w:r>
      <w:r w:rsidR="00EC51D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)</w:t>
      </w:r>
      <w:r w:rsidR="00806538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and a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pplies </w:t>
      </w:r>
    </w:p>
    <w:p w14:paraId="4FBD2081" w14:textId="13C044BD" w:rsidR="00EC51D3" w:rsidRDefault="00EC51D3" w:rsidP="006C224E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 w:rsidR="00AB2AF2"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the </w:t>
      </w:r>
      <w:r w:rsidR="0051239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Tag</w:t>
      </w:r>
      <w:r w:rsidR="00AB2AF2"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contained on ‘Tag Name’ </w:t>
      </w:r>
      <w:r w:rsidR="00297E77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to the ‘Target’, both fields of the</w:t>
      </w:r>
      <w:r w:rsidR="00806538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</w:t>
      </w:r>
    </w:p>
    <w:p w14:paraId="5B61DCA2" w14:textId="496FE4F6" w:rsidR="00AB2AF2" w:rsidRPr="00AB2AF2" w:rsidRDefault="00EC51D3" w:rsidP="006C224E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proofErr w:type="spellStart"/>
      <w:r w:rsidR="00297E77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TLFCustomProperties</w:t>
      </w:r>
      <w:proofErr w:type="spellEnd"/>
      <w:r w:rsidR="00297E77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component</w:t>
      </w:r>
      <w:r w:rsidR="00AB2AF2"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.</w:t>
      </w:r>
    </w:p>
    <w:p w14:paraId="772F027B" w14:textId="0B2A9291" w:rsidR="00AB2AF2" w:rsidRDefault="00A048A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 w:rsidR="00806538">
        <w:rPr>
          <w:rFonts w:ascii="Cascadia Mono" w:hAnsi="Cascadia Mono" w:cs="Cascadia Mono"/>
          <w:color w:val="000000"/>
          <w:kern w:val="0"/>
          <w:sz w:val="19"/>
          <w:szCs w:val="19"/>
        </w:rPr>
        <w:t>CustomizeThenApplyTag</w:t>
      </w:r>
      <w:proofErr w:type="spellEnd"/>
      <w:r w:rsidR="0080653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FBCF92C" w14:textId="30FD1A6A" w:rsidR="00977ECA" w:rsidRDefault="00A048A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977ECA">
        <w:rPr>
          <w:rFonts w:ascii="Cascadia Mono" w:hAnsi="Cascadia Mono" w:cs="Cascadia Mono"/>
          <w:color w:val="000000"/>
          <w:kern w:val="0"/>
          <w:sz w:val="19"/>
          <w:szCs w:val="19"/>
        </w:rPr>
        <w:t>.ApplyCustomizedTag</w:t>
      </w:r>
      <w:proofErr w:type="spellEnd"/>
      <w:r w:rsidR="00977EC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(); </w:t>
      </w:r>
      <w:r w:rsidR="00977ECA" w:rsidRPr="00977EC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// Only applies the Tag</w:t>
      </w:r>
    </w:p>
    <w:p w14:paraId="3AF090F2" w14:textId="77777777" w:rsidR="007B3EFB" w:rsidRDefault="007B3EFB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A9E8D6" w14:textId="40543EE5" w:rsidR="00EC51D3" w:rsidRDefault="005F5EBD" w:rsidP="00AB2AF2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5F5EB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 w:rsidR="00EC51D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Creates if don’t exist (only on Editor, on Builds just finds the </w:t>
      </w:r>
      <w:r w:rsidR="0051239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</w:t>
      </w:r>
      <w:r w:rsidR="00EC51D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ag) </w:t>
      </w:r>
      <w:r w:rsidR="00A74EBF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and a</w:t>
      </w:r>
      <w:r w:rsidR="00A74EBF"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pplies </w:t>
      </w:r>
    </w:p>
    <w:p w14:paraId="3AE3CBAF" w14:textId="71FEABC1" w:rsidR="005F5EBD" w:rsidRDefault="00EC51D3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 w:rsidR="005F5EBD"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the </w:t>
      </w:r>
      <w:r w:rsidR="0051239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</w:t>
      </w:r>
      <w:r w:rsidR="005F5EBD"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ag contained on ‘Tag Name’ </w:t>
      </w:r>
      <w:r w:rsidR="005F5EB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to the ‘</w:t>
      </w:r>
      <w:proofErr w:type="spellStart"/>
      <w:r w:rsidR="005F5EB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newTarget</w:t>
      </w:r>
      <w:proofErr w:type="spellEnd"/>
      <w:r w:rsidR="005F5EB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’ value.</w:t>
      </w:r>
    </w:p>
    <w:p w14:paraId="633FA197" w14:textId="6DE885D5" w:rsidR="00AB2AF2" w:rsidRDefault="00A048A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.CustomizeThenApplyTag</w:t>
      </w:r>
      <w:proofErr w:type="spellEnd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newTarget</w:t>
      </w:r>
      <w:proofErr w:type="spellEnd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B0DE3AA" w14:textId="568AECB4" w:rsidR="00A048AD" w:rsidRDefault="00A048AD" w:rsidP="00A048AD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cProperties.ApplyCustomizedTag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newTarget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 w:rsidRPr="00977EC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// Only applies the Tag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to ‘</w:t>
      </w:r>
      <w:proofErr w:type="spellStart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newTarget</w:t>
      </w:r>
      <w:proofErr w:type="spellEnd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’</w:t>
      </w:r>
    </w:p>
    <w:p w14:paraId="19074533" w14:textId="77777777" w:rsidR="007B3EFB" w:rsidRDefault="007B3EFB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50BDA30" w14:textId="395B1ABA" w:rsidR="006263EA" w:rsidRDefault="006263EA" w:rsidP="006263EA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Finds </w:t>
      </w: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the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Tag</w:t>
      </w: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"</w:t>
      </w:r>
      <w:proofErr w:type="spellStart"/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TLForgeDemo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Tag</w:t>
      </w:r>
      <w:proofErr w:type="spellEnd"/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and applies it</w:t>
      </w: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to the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‘Target’ of the </w:t>
      </w:r>
    </w:p>
    <w:p w14:paraId="22BE2155" w14:textId="77777777" w:rsidR="006263EA" w:rsidRDefault="006263EA" w:rsidP="006263EA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TLFCustomProperties</w:t>
      </w:r>
      <w:proofErr w:type="spellEnd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component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.</w:t>
      </w:r>
    </w:p>
    <w:p w14:paraId="75A75558" w14:textId="7873C482" w:rsidR="00AB2AF2" w:rsidRDefault="00A048A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.CustomizeThenApplyTag</w:t>
      </w:r>
      <w:proofErr w:type="spellEnd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("</w:t>
      </w:r>
      <w:proofErr w:type="spellStart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TLForgeDemoTag</w:t>
      </w:r>
      <w:proofErr w:type="spellEnd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7854C3F1" w14:textId="77777777" w:rsidR="007B3EFB" w:rsidRDefault="007B3EFB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3A52228" w14:textId="33DC3CD3" w:rsidR="00A21142" w:rsidRDefault="00A21142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 w:rsidR="006263E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Finds </w:t>
      </w:r>
      <w:r w:rsidR="006263EA"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the </w:t>
      </w:r>
      <w:r w:rsidR="006263E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Tag</w:t>
      </w:r>
      <w:r w:rsidR="006263EA"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"</w:t>
      </w:r>
      <w:proofErr w:type="spellStart"/>
      <w:r w:rsidR="006263EA"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TLForgeDemo</w:t>
      </w:r>
      <w:r w:rsidR="006263E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Tag</w:t>
      </w:r>
      <w:proofErr w:type="spellEnd"/>
      <w:r w:rsidR="006263EA"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"</w:t>
      </w:r>
      <w:r w:rsidR="006263EA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and applies it</w:t>
      </w:r>
      <w:r w:rsidR="006263EA"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to the ‘</w:t>
      </w:r>
      <w:proofErr w:type="spellStart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newTarget</w:t>
      </w:r>
      <w:proofErr w:type="spellEnd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’ value.</w:t>
      </w:r>
    </w:p>
    <w:p w14:paraId="0AEE998A" w14:textId="0E99C293" w:rsidR="00A21142" w:rsidRDefault="00A048A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A21142">
        <w:rPr>
          <w:rFonts w:ascii="Cascadia Mono" w:hAnsi="Cascadia Mono" w:cs="Cascadia Mono"/>
          <w:color w:val="000000"/>
          <w:kern w:val="0"/>
          <w:sz w:val="19"/>
          <w:szCs w:val="19"/>
        </w:rPr>
        <w:t>.CustomizeThenApplyTag</w:t>
      </w:r>
      <w:proofErr w:type="spellEnd"/>
      <w:r w:rsidR="00A21142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="00A21142">
        <w:rPr>
          <w:rFonts w:ascii="Cascadia Mono" w:hAnsi="Cascadia Mono" w:cs="Cascadia Mono"/>
          <w:color w:val="000000"/>
          <w:kern w:val="0"/>
          <w:sz w:val="19"/>
          <w:szCs w:val="19"/>
        </w:rPr>
        <w:t>newTarget</w:t>
      </w:r>
      <w:proofErr w:type="spellEnd"/>
      <w:r w:rsidR="00A21142">
        <w:rPr>
          <w:rFonts w:ascii="Cascadia Mono" w:hAnsi="Cascadia Mono" w:cs="Cascadia Mono"/>
          <w:color w:val="000000"/>
          <w:kern w:val="0"/>
          <w:sz w:val="19"/>
          <w:szCs w:val="19"/>
        </w:rPr>
        <w:t>, "</w:t>
      </w:r>
      <w:proofErr w:type="spellStart"/>
      <w:r w:rsidR="00A21142">
        <w:rPr>
          <w:rFonts w:ascii="Cascadia Mono" w:hAnsi="Cascadia Mono" w:cs="Cascadia Mono"/>
          <w:color w:val="000000"/>
          <w:kern w:val="0"/>
          <w:sz w:val="19"/>
          <w:szCs w:val="19"/>
        </w:rPr>
        <w:t>TLForgeDemoTag</w:t>
      </w:r>
      <w:proofErr w:type="spellEnd"/>
      <w:r w:rsidR="00A21142"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5DA595AE" w14:textId="77777777" w:rsidR="00806538" w:rsidRDefault="00806538" w:rsidP="00AB2AF2">
      <w:pPr>
        <w:spacing w:line="276" w:lineRule="auto"/>
        <w:jc w:val="both"/>
        <w:rPr>
          <w:ins w:id="154" w:author="Alejandro Sainz" w:date="2024-03-30T03:24:00Z" w16du:dateUtc="2024-03-30T07:24:00Z"/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0317C3A" w14:textId="1F4A1C36" w:rsidR="00CA62FD" w:rsidRPr="00CA62FD" w:rsidRDefault="00CA62FD" w:rsidP="00CA62FD">
      <w:pPr>
        <w:pStyle w:val="Heading3"/>
        <w:rPr>
          <w:rFonts w:ascii="Arial" w:hAnsi="Arial" w:cs="Arial"/>
          <w:color w:val="000000"/>
          <w:kern w:val="0"/>
          <w:sz w:val="19"/>
          <w:szCs w:val="19"/>
          <w:rPrChange w:id="155" w:author="Alejandro Sainz" w:date="2024-03-30T03:24:00Z" w16du:dateUtc="2024-03-30T07:24:00Z">
            <w:rPr>
              <w:rFonts w:ascii="Cascadia Mono" w:hAnsi="Cascadia Mono" w:cs="Cascadia Mono"/>
              <w:color w:val="000000"/>
              <w:kern w:val="0"/>
              <w:sz w:val="19"/>
              <w:szCs w:val="19"/>
            </w:rPr>
          </w:rPrChange>
        </w:rPr>
        <w:pPrChange w:id="156" w:author="Alejandro Sainz" w:date="2024-03-30T03:24:00Z" w16du:dateUtc="2024-03-30T07:24:00Z">
          <w:pPr>
            <w:spacing w:line="276" w:lineRule="auto"/>
            <w:jc w:val="both"/>
          </w:pPr>
        </w:pPrChange>
      </w:pPr>
      <w:ins w:id="157" w:author="Alejandro Sainz" w:date="2024-03-30T03:24:00Z" w16du:dateUtc="2024-03-30T07:24:00Z">
        <w:r w:rsidRPr="00CA62FD">
          <w:rPr>
            <w:rFonts w:ascii="Arial" w:hAnsi="Arial" w:cs="Arial"/>
            <w:rPrChange w:id="158" w:author="Alejandro Sainz" w:date="2024-03-30T03:24:00Z" w16du:dateUtc="2024-03-30T07:24:00Z">
              <w:rPr/>
            </w:rPrChange>
          </w:rPr>
          <w:t xml:space="preserve">To modify the current </w:t>
        </w:r>
        <w:r w:rsidRPr="00CA62FD">
          <w:rPr>
            <w:rFonts w:ascii="Arial" w:hAnsi="Arial" w:cs="Arial"/>
            <w:rPrChange w:id="159" w:author="Alejandro Sainz" w:date="2024-03-30T03:24:00Z" w16du:dateUtc="2024-03-30T07:24:00Z">
              <w:rPr>
                <w:b/>
                <w:bCs/>
              </w:rPr>
            </w:rPrChange>
          </w:rPr>
          <w:t>Layer</w:t>
        </w:r>
        <w:r w:rsidRPr="00CA62FD">
          <w:rPr>
            <w:rFonts w:ascii="Arial" w:hAnsi="Arial" w:cs="Arial"/>
            <w:rPrChange w:id="160" w:author="Alejandro Sainz" w:date="2024-03-30T03:24:00Z" w16du:dateUtc="2024-03-30T07:24:00Z">
              <w:rPr/>
            </w:rPrChange>
          </w:rPr>
          <w:t xml:space="preserve"> of a </w:t>
        </w:r>
        <w:proofErr w:type="spellStart"/>
        <w:r w:rsidRPr="00CA62FD">
          <w:rPr>
            <w:rFonts w:ascii="Arial" w:hAnsi="Arial" w:cs="Arial"/>
            <w:rPrChange w:id="161" w:author="Alejandro Sainz" w:date="2024-03-30T03:24:00Z" w16du:dateUtc="2024-03-30T07:24:00Z">
              <w:rPr>
                <w:b/>
                <w:bCs/>
              </w:rPr>
            </w:rPrChange>
          </w:rPr>
          <w:t>GameObject</w:t>
        </w:r>
      </w:ins>
      <w:proofErr w:type="spellEnd"/>
    </w:p>
    <w:p w14:paraId="59B619F0" w14:textId="04C16246" w:rsidR="006263EA" w:rsidRDefault="006263EA" w:rsidP="006263EA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Creates if don’t exist (only on Editor, on Builds just finds the Layer) and a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pplies </w:t>
      </w:r>
    </w:p>
    <w:p w14:paraId="3A0E04AB" w14:textId="586F510F" w:rsidR="006263EA" w:rsidRDefault="006263EA" w:rsidP="006263EA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the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Layer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contained on ‘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Layer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Name’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to the ‘Target’, both fields of the </w:t>
      </w:r>
    </w:p>
    <w:p w14:paraId="00DA81E7" w14:textId="15ACC3D9" w:rsidR="006263EA" w:rsidRDefault="006263EA" w:rsidP="00AB2AF2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TLFCustomProperties</w:t>
      </w:r>
      <w:proofErr w:type="spellEnd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component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.</w:t>
      </w:r>
    </w:p>
    <w:p w14:paraId="4D686A90" w14:textId="5ACDE5B5" w:rsidR="006263EA" w:rsidRDefault="00A048A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.CustomizeThenApplyLayer</w:t>
      </w:r>
      <w:proofErr w:type="spellEnd"/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246B79C" w14:textId="313E7491" w:rsidR="0008549D" w:rsidRDefault="0008549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cProperties.ApplyCustomizedLayer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  <w:r w:rsidRPr="0008549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// Only applies the Layer</w:t>
      </w:r>
    </w:p>
    <w:p w14:paraId="413E57F5" w14:textId="77777777" w:rsidR="006263EA" w:rsidRDefault="006263EA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1736B5" w14:textId="4D8462B2" w:rsidR="006263EA" w:rsidRDefault="006263EA" w:rsidP="006263EA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5F5EB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Creates if don’t exist (only on Editor, on Builds just finds the Layer) and a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pplies </w:t>
      </w:r>
    </w:p>
    <w:p w14:paraId="0037A08F" w14:textId="149175D4" w:rsidR="006263EA" w:rsidRPr="006263EA" w:rsidRDefault="006263EA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the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Layer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contained on ‘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Layer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Name’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to the ‘</w:t>
      </w:r>
      <w:proofErr w:type="spellStart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newTarget</w:t>
      </w:r>
      <w:proofErr w:type="spellEnd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’ value.</w:t>
      </w:r>
    </w:p>
    <w:p w14:paraId="44DEAC76" w14:textId="10673A3F" w:rsidR="00AB2AF2" w:rsidRDefault="00A048A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806538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CustomizeThenApplyLayer</w:t>
      </w:r>
      <w:proofErr w:type="spellEnd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newTarget</w:t>
      </w:r>
      <w:proofErr w:type="spellEnd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A90F2F0" w14:textId="013B5FB3" w:rsidR="0008549D" w:rsidRDefault="0008549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cProperties.ApplyCustomizedLayer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newTarget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r w:rsidRPr="0008549D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// Only applies the Layer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to ‘</w:t>
      </w:r>
      <w:proofErr w:type="spellStart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newTarget</w:t>
      </w:r>
      <w:proofErr w:type="spellEnd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’</w:t>
      </w:r>
    </w:p>
    <w:p w14:paraId="6882C562" w14:textId="77777777" w:rsidR="006263EA" w:rsidRDefault="006263EA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5228B3" w14:textId="77777777" w:rsidR="006263EA" w:rsidRDefault="006263EA" w:rsidP="006263EA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Finds </w:t>
      </w: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the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Layer</w:t>
      </w: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"</w:t>
      </w:r>
      <w:proofErr w:type="spellStart"/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TLForgeDemo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Layer</w:t>
      </w:r>
      <w:proofErr w:type="spellEnd"/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and applies it</w:t>
      </w: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to the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‘Target’ of the </w:t>
      </w:r>
    </w:p>
    <w:p w14:paraId="20BD2546" w14:textId="013086D9" w:rsidR="006263EA" w:rsidRDefault="006263EA" w:rsidP="006263EA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lastRenderedPageBreak/>
        <w:t xml:space="preserve">// </w:t>
      </w:r>
      <w:proofErr w:type="spellStart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TLFCustomProperties</w:t>
      </w:r>
      <w:proofErr w:type="spellEnd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component</w:t>
      </w:r>
      <w:r w:rsidRPr="00AB2AF2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.</w:t>
      </w:r>
    </w:p>
    <w:p w14:paraId="721ECD8E" w14:textId="1AF46196" w:rsidR="00806538" w:rsidRDefault="00A048A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806538">
        <w:rPr>
          <w:rFonts w:ascii="Cascadia Mono" w:hAnsi="Cascadia Mono" w:cs="Cascadia Mono"/>
          <w:color w:val="000000"/>
          <w:kern w:val="0"/>
          <w:sz w:val="19"/>
          <w:szCs w:val="19"/>
        </w:rPr>
        <w:t>.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CustomizeThenApplyLayer</w:t>
      </w:r>
      <w:proofErr w:type="spellEnd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TLForgeDemoLayer</w:t>
      </w:r>
      <w:proofErr w:type="spellEnd"/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D948C3B" w14:textId="77777777" w:rsidR="00E911D6" w:rsidRDefault="00E911D6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5B20BED" w14:textId="295DE51C" w:rsidR="00E911D6" w:rsidRDefault="00E911D6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Finds </w:t>
      </w: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the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Layer</w:t>
      </w: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"</w:t>
      </w:r>
      <w:proofErr w:type="spellStart"/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TLForgeDemo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Layer</w:t>
      </w:r>
      <w:proofErr w:type="spellEnd"/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and applies it</w:t>
      </w:r>
      <w:r w:rsidRPr="000E52C5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to the ‘</w:t>
      </w:r>
      <w:proofErr w:type="spellStart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newTarget</w:t>
      </w:r>
      <w:proofErr w:type="spellEnd"/>
      <w:r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’ value.</w:t>
      </w:r>
    </w:p>
    <w:p w14:paraId="4DEEAD54" w14:textId="25245242" w:rsidR="00AB2AF2" w:rsidRDefault="00A048AD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cProperties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.CustomizeThenApplyLayer</w:t>
      </w:r>
      <w:proofErr w:type="spellEnd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>newTarget</w:t>
      </w:r>
      <w:proofErr w:type="spellEnd"/>
      <w:r w:rsidR="006263EA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"</w:t>
      </w:r>
      <w:proofErr w:type="spellStart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TLForgeDemoLayer</w:t>
      </w:r>
      <w:proofErr w:type="spellEnd"/>
      <w:r w:rsidR="00AB2AF2">
        <w:rPr>
          <w:rFonts w:ascii="Cascadia Mono" w:hAnsi="Cascadia Mono" w:cs="Cascadia Mono"/>
          <w:color w:val="000000"/>
          <w:kern w:val="0"/>
          <w:sz w:val="19"/>
          <w:szCs w:val="19"/>
        </w:rPr>
        <w:t>");</w:t>
      </w:r>
    </w:p>
    <w:p w14:paraId="3D1627B7" w14:textId="77777777" w:rsidR="00A83EA3" w:rsidRDefault="00A83EA3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F5950EC" w14:textId="4A18D3C9" w:rsidR="00A83EA3" w:rsidRPr="00CA62FD" w:rsidRDefault="00A83EA3" w:rsidP="00CA62FD">
      <w:pPr>
        <w:pStyle w:val="Heading3"/>
        <w:rPr>
          <w:rFonts w:ascii="Arial" w:hAnsi="Arial" w:cs="Arial"/>
          <w:rPrChange w:id="162" w:author="Alejandro Sainz" w:date="2024-03-30T03:25:00Z" w16du:dateUtc="2024-03-30T07:25:00Z">
            <w:rPr/>
          </w:rPrChange>
        </w:rPr>
        <w:pPrChange w:id="163" w:author="Alejandro Sainz" w:date="2024-03-30T03:25:00Z" w16du:dateUtc="2024-03-30T07:25:00Z">
          <w:pPr>
            <w:spacing w:line="276" w:lineRule="auto"/>
            <w:jc w:val="both"/>
          </w:pPr>
        </w:pPrChange>
      </w:pPr>
      <w:del w:id="164" w:author="Alejandro Sainz" w:date="2024-03-30T03:25:00Z" w16du:dateUtc="2024-03-30T07:25:00Z">
        <w:r w:rsidRPr="00CA62FD" w:rsidDel="00CA62FD">
          <w:rPr>
            <w:rFonts w:ascii="Arial" w:hAnsi="Arial" w:cs="Arial"/>
            <w:rPrChange w:id="165" w:author="Alejandro Sainz" w:date="2024-03-30T03:25:00Z" w16du:dateUtc="2024-03-30T07:25:00Z">
              <w:rPr/>
            </w:rPrChange>
          </w:rPr>
          <w:delText>If you want t</w:delText>
        </w:r>
      </w:del>
      <w:ins w:id="166" w:author="Alejandro Sainz" w:date="2024-03-30T03:25:00Z" w16du:dateUtc="2024-03-30T07:25:00Z">
        <w:r w:rsidR="00CA62FD" w:rsidRPr="00CA62FD">
          <w:rPr>
            <w:rFonts w:ascii="Arial" w:hAnsi="Arial" w:cs="Arial"/>
            <w:rPrChange w:id="167" w:author="Alejandro Sainz" w:date="2024-03-30T03:25:00Z" w16du:dateUtc="2024-03-30T07:25:00Z">
              <w:rPr/>
            </w:rPrChange>
          </w:rPr>
          <w:t>T</w:t>
        </w:r>
      </w:ins>
      <w:r w:rsidRPr="00CA62FD">
        <w:rPr>
          <w:rFonts w:ascii="Arial" w:hAnsi="Arial" w:cs="Arial"/>
          <w:rPrChange w:id="168" w:author="Alejandro Sainz" w:date="2024-03-30T03:25:00Z" w16du:dateUtc="2024-03-30T07:25:00Z">
            <w:rPr/>
          </w:rPrChange>
        </w:rPr>
        <w:t>o modify the Collision Layer Matrix</w:t>
      </w:r>
      <w:r w:rsidR="00C53175" w:rsidRPr="00CA62FD">
        <w:rPr>
          <w:rFonts w:ascii="Arial" w:hAnsi="Arial" w:cs="Arial"/>
          <w:rPrChange w:id="169" w:author="Alejandro Sainz" w:date="2024-03-30T03:25:00Z" w16du:dateUtc="2024-03-30T07:25:00Z">
            <w:rPr/>
          </w:rPrChange>
        </w:rPr>
        <w:t xml:space="preserve"> preset</w:t>
      </w:r>
      <w:del w:id="170" w:author="Alejandro Sainz" w:date="2024-03-30T03:25:00Z" w16du:dateUtc="2024-03-30T07:25:00Z">
        <w:r w:rsidRPr="00CA62FD" w:rsidDel="00CA62FD">
          <w:rPr>
            <w:rFonts w:ascii="Arial" w:hAnsi="Arial" w:cs="Arial"/>
            <w:rPrChange w:id="171" w:author="Alejandro Sainz" w:date="2024-03-30T03:25:00Z" w16du:dateUtc="2024-03-30T07:25:00Z">
              <w:rPr/>
            </w:rPrChange>
          </w:rPr>
          <w:delText>:</w:delText>
        </w:r>
      </w:del>
    </w:p>
    <w:p w14:paraId="41169E7D" w14:textId="54F0399A" w:rsidR="003A1BD7" w:rsidRPr="003A1BD7" w:rsidRDefault="003A1BD7" w:rsidP="00AB2AF2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D077F1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// Required fields</w:t>
      </w:r>
    </w:p>
    <w:p w14:paraId="7036B20C" w14:textId="2DBCDA7C" w:rsidR="003A1BD7" w:rsidRDefault="003A1BD7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 TLFCollisionMatrix2D matrix2D;</w:t>
      </w:r>
    </w:p>
    <w:p w14:paraId="232C3D85" w14:textId="1410C3B5" w:rsidR="00150CB3" w:rsidRDefault="00150CB3" w:rsidP="00150CB3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private TLFCollisionMatrix3D matrix3D;</w:t>
      </w:r>
    </w:p>
    <w:p w14:paraId="76046F3C" w14:textId="77777777" w:rsidR="00150CB3" w:rsidRDefault="00150CB3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00E9AC" w14:textId="35A5390F" w:rsidR="00150CB3" w:rsidRPr="00150CB3" w:rsidRDefault="00150CB3" w:rsidP="00AB2AF2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Import the ‘TLForgeDemoMatrix2D’ </w:t>
      </w:r>
      <w:proofErr w:type="spellStart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json</w:t>
      </w:r>
      <w:proofErr w:type="spellEnd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stored in ‘</w:t>
      </w:r>
      <w:proofErr w:type="spellStart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EditorData</w:t>
      </w:r>
      <w:proofErr w:type="spellEnd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</w:t>
      </w:r>
      <w:proofErr w:type="spellStart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CollisionData</w:t>
      </w:r>
      <w:proofErr w:type="spellEnd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/2D/’</w:t>
      </w:r>
    </w:p>
    <w:p w14:paraId="43C84ED6" w14:textId="42F9E805" w:rsidR="00150CB3" w:rsidRDefault="00150CB3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matrix2D.Import("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EditorData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CollisionData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/2D/", "TLForgeDemoMatrix2D");</w:t>
      </w:r>
    </w:p>
    <w:p w14:paraId="1DB506E7" w14:textId="3A5F2BD8" w:rsidR="00150CB3" w:rsidRPr="00150CB3" w:rsidRDefault="00150CB3" w:rsidP="00AB2AF2">
      <w:pPr>
        <w:spacing w:line="276" w:lineRule="auto"/>
        <w:jc w:val="both"/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</w:pPr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// Import the ‘TLForgeDemoMatrix3D’ </w:t>
      </w:r>
      <w:proofErr w:type="spellStart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json</w:t>
      </w:r>
      <w:proofErr w:type="spellEnd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 xml:space="preserve"> stored in ‘</w:t>
      </w:r>
      <w:proofErr w:type="spellStart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EditorData</w:t>
      </w:r>
      <w:proofErr w:type="spellEnd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</w:t>
      </w:r>
      <w:proofErr w:type="spellStart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CollisionData</w:t>
      </w:r>
      <w:proofErr w:type="spellEnd"/>
      <w:r w:rsidRPr="00150CB3">
        <w:rPr>
          <w:rFonts w:ascii="Cascadia Mono" w:hAnsi="Cascadia Mono" w:cs="Cascadia Mono"/>
          <w:color w:val="538135" w:themeColor="accent6" w:themeShade="BF"/>
          <w:kern w:val="0"/>
          <w:sz w:val="19"/>
          <w:szCs w:val="19"/>
        </w:rPr>
        <w:t>/3D/’</w:t>
      </w:r>
    </w:p>
    <w:p w14:paraId="12897513" w14:textId="00F6B7B6" w:rsidR="00150CB3" w:rsidRDefault="00150CB3" w:rsidP="00AB2AF2">
      <w:pPr>
        <w:spacing w:line="276" w:lineRule="auto"/>
        <w:jc w:val="both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matrix3D.Import("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EditorData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CollisionData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/3D/", "TLForgeDemoMatrix3D");</w:t>
      </w:r>
    </w:p>
    <w:p w14:paraId="5644CA57" w14:textId="77777777" w:rsidR="00150CB3" w:rsidRPr="00A83EA3" w:rsidRDefault="00150CB3" w:rsidP="00AB2AF2">
      <w:pPr>
        <w:spacing w:line="276" w:lineRule="auto"/>
        <w:jc w:val="both"/>
        <w:rPr>
          <w:rFonts w:ascii="Arial" w:hAnsi="Arial" w:cs="Arial"/>
          <w:color w:val="000000"/>
          <w:kern w:val="0"/>
          <w:sz w:val="24"/>
          <w:szCs w:val="24"/>
        </w:rPr>
      </w:pPr>
    </w:p>
    <w:p w14:paraId="471CEFE0" w14:textId="45E4AC51" w:rsidR="00C77C77" w:rsidRDefault="00C77C77" w:rsidP="006C224E">
      <w:pPr>
        <w:pStyle w:val="Heading1"/>
        <w:spacing w:line="276" w:lineRule="auto"/>
        <w:jc w:val="both"/>
        <w:rPr>
          <w:rFonts w:ascii="Arial" w:hAnsi="Arial" w:cs="Arial"/>
          <w:sz w:val="24"/>
          <w:szCs w:val="24"/>
        </w:rPr>
      </w:pPr>
      <w:bookmarkStart w:id="172" w:name="_Toc162323926"/>
      <w:r w:rsidRPr="00E432AA">
        <w:rPr>
          <w:rFonts w:ascii="Arial" w:hAnsi="Arial" w:cs="Arial"/>
          <w:sz w:val="24"/>
          <w:szCs w:val="24"/>
        </w:rPr>
        <w:t>FAQs</w:t>
      </w:r>
      <w:bookmarkEnd w:id="172"/>
    </w:p>
    <w:p w14:paraId="06A6B283" w14:textId="47D28172" w:rsidR="00FA4B5D" w:rsidRPr="004C12EE" w:rsidRDefault="00FA4B5D" w:rsidP="006C224E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C12EE">
        <w:rPr>
          <w:rFonts w:ascii="Arial" w:hAnsi="Arial" w:cs="Arial"/>
          <w:b/>
          <w:bCs/>
          <w:sz w:val="24"/>
          <w:szCs w:val="24"/>
        </w:rPr>
        <w:t xml:space="preserve">Why an error shows up every time the </w:t>
      </w:r>
      <w:proofErr w:type="spellStart"/>
      <w:r w:rsidRPr="004C12EE">
        <w:rPr>
          <w:rFonts w:ascii="Arial" w:hAnsi="Arial" w:cs="Arial"/>
          <w:b/>
          <w:bCs/>
          <w:sz w:val="24"/>
          <w:szCs w:val="24"/>
        </w:rPr>
        <w:t>TLForge</w:t>
      </w:r>
      <w:proofErr w:type="spellEnd"/>
      <w:r w:rsidRPr="004C12E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12EE">
        <w:rPr>
          <w:rFonts w:ascii="Arial" w:hAnsi="Arial" w:cs="Arial"/>
          <w:b/>
          <w:bCs/>
          <w:sz w:val="24"/>
          <w:szCs w:val="24"/>
        </w:rPr>
        <w:t>GameObject</w:t>
      </w:r>
      <w:proofErr w:type="spellEnd"/>
      <w:r w:rsidRPr="004C12EE">
        <w:rPr>
          <w:rFonts w:ascii="Arial" w:hAnsi="Arial" w:cs="Arial"/>
          <w:b/>
          <w:bCs/>
          <w:sz w:val="24"/>
          <w:szCs w:val="24"/>
        </w:rPr>
        <w:t xml:space="preserve"> is selected?</w:t>
      </w:r>
    </w:p>
    <w:p w14:paraId="4BF74A03" w14:textId="54C0105E" w:rsidR="00FA4B5D" w:rsidRPr="004C12EE" w:rsidRDefault="00FA4B5D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C12EE">
        <w:rPr>
          <w:rFonts w:ascii="Arial" w:hAnsi="Arial" w:cs="Arial"/>
          <w:sz w:val="24"/>
          <w:szCs w:val="24"/>
        </w:rPr>
        <w:t>If an error with a message</w:t>
      </w:r>
      <w:r w:rsidR="00796A9D">
        <w:rPr>
          <w:rFonts w:ascii="Arial" w:hAnsi="Arial" w:cs="Arial"/>
          <w:sz w:val="24"/>
          <w:szCs w:val="24"/>
        </w:rPr>
        <w:t xml:space="preserve"> </w:t>
      </w:r>
      <w:r w:rsidRPr="009E44FD">
        <w:rPr>
          <w:rFonts w:ascii="Arial" w:hAnsi="Arial" w:cs="Arial"/>
          <w:color w:val="FF0000"/>
          <w:sz w:val="24"/>
          <w:szCs w:val="24"/>
          <w:rPrChange w:id="173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 xml:space="preserve">“There is no </w:t>
      </w:r>
      <w:proofErr w:type="spellStart"/>
      <w:r w:rsidRPr="009E44FD">
        <w:rPr>
          <w:rFonts w:ascii="Arial" w:hAnsi="Arial" w:cs="Arial"/>
          <w:color w:val="FF0000"/>
          <w:sz w:val="24"/>
          <w:szCs w:val="24"/>
          <w:rPrChange w:id="174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>CollisionMatrix</w:t>
      </w:r>
      <w:proofErr w:type="spellEnd"/>
      <w:r w:rsidRPr="009E44FD">
        <w:rPr>
          <w:rFonts w:ascii="Arial" w:hAnsi="Arial" w:cs="Arial"/>
          <w:color w:val="FF0000"/>
          <w:sz w:val="24"/>
          <w:szCs w:val="24"/>
          <w:rPrChange w:id="175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 xml:space="preserve"> to import at Assets/</w:t>
      </w:r>
      <w:proofErr w:type="spellStart"/>
      <w:r w:rsidRPr="009E44FD">
        <w:rPr>
          <w:rFonts w:ascii="Arial" w:hAnsi="Arial" w:cs="Arial"/>
          <w:color w:val="FF0000"/>
          <w:sz w:val="24"/>
          <w:szCs w:val="24"/>
          <w:rPrChange w:id="176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>EditorData</w:t>
      </w:r>
      <w:proofErr w:type="spellEnd"/>
      <w:r w:rsidRPr="009E44FD">
        <w:rPr>
          <w:rFonts w:ascii="Arial" w:hAnsi="Arial" w:cs="Arial"/>
          <w:color w:val="FF0000"/>
          <w:sz w:val="24"/>
          <w:szCs w:val="24"/>
          <w:rPrChange w:id="177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>/</w:t>
      </w:r>
      <w:proofErr w:type="spellStart"/>
      <w:r w:rsidRPr="009E44FD">
        <w:rPr>
          <w:rFonts w:ascii="Arial" w:hAnsi="Arial" w:cs="Arial"/>
          <w:color w:val="FF0000"/>
          <w:sz w:val="24"/>
          <w:szCs w:val="24"/>
          <w:rPrChange w:id="178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>CollisionData</w:t>
      </w:r>
      <w:proofErr w:type="spellEnd"/>
      <w:r w:rsidRPr="009E44FD">
        <w:rPr>
          <w:rFonts w:ascii="Arial" w:hAnsi="Arial" w:cs="Arial"/>
          <w:color w:val="FF0000"/>
          <w:sz w:val="24"/>
          <w:szCs w:val="24"/>
          <w:rPrChange w:id="179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>/</w:t>
      </w:r>
      <w:proofErr w:type="spellStart"/>
      <w:r w:rsidRPr="009E44FD">
        <w:rPr>
          <w:rFonts w:ascii="Arial" w:hAnsi="Arial" w:cs="Arial"/>
          <w:color w:val="FF0000"/>
          <w:sz w:val="24"/>
          <w:szCs w:val="24"/>
          <w:rPrChange w:id="180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>LayerCollisionMatrix.json</w:t>
      </w:r>
      <w:proofErr w:type="spellEnd"/>
      <w:r w:rsidRPr="009E44FD">
        <w:rPr>
          <w:rFonts w:ascii="Arial" w:hAnsi="Arial" w:cs="Arial"/>
          <w:color w:val="FF0000"/>
          <w:sz w:val="24"/>
          <w:szCs w:val="24"/>
          <w:rPrChange w:id="181" w:author="Alejandro Sainz" w:date="2024-03-30T03:26:00Z" w16du:dateUtc="2024-03-30T07:26:00Z">
            <w:rPr>
              <w:rFonts w:ascii="Arial" w:hAnsi="Arial" w:cs="Arial"/>
              <w:sz w:val="24"/>
              <w:szCs w:val="24"/>
            </w:rPr>
          </w:rPrChange>
        </w:rPr>
        <w:t>”</w:t>
      </w:r>
      <w:r w:rsidR="00796A9D">
        <w:rPr>
          <w:rFonts w:ascii="Arial" w:hAnsi="Arial" w:cs="Arial"/>
          <w:sz w:val="24"/>
          <w:szCs w:val="24"/>
        </w:rPr>
        <w:t xml:space="preserve"> s</w:t>
      </w:r>
      <w:r w:rsidRPr="004C12EE">
        <w:rPr>
          <w:rFonts w:ascii="Arial" w:hAnsi="Arial" w:cs="Arial"/>
          <w:sz w:val="24"/>
          <w:szCs w:val="24"/>
        </w:rPr>
        <w:t xml:space="preserve">hows up every time </w:t>
      </w:r>
      <w:r w:rsidR="0070600F" w:rsidRPr="004C12EE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70600F" w:rsidRPr="004C12EE">
        <w:rPr>
          <w:rFonts w:ascii="Arial" w:hAnsi="Arial" w:cs="Arial"/>
          <w:sz w:val="24"/>
          <w:szCs w:val="24"/>
        </w:rPr>
        <w:t>TLForge</w:t>
      </w:r>
      <w:proofErr w:type="spellEnd"/>
      <w:r w:rsidR="0070600F" w:rsidRPr="004C12EE">
        <w:rPr>
          <w:rFonts w:ascii="Arial" w:hAnsi="Arial" w:cs="Arial"/>
          <w:sz w:val="24"/>
          <w:szCs w:val="24"/>
        </w:rPr>
        <w:t xml:space="preserve"> is selected is because </w:t>
      </w:r>
      <w:r w:rsidR="00796A9D">
        <w:rPr>
          <w:rFonts w:ascii="Arial" w:hAnsi="Arial" w:cs="Arial"/>
          <w:sz w:val="24"/>
          <w:szCs w:val="24"/>
        </w:rPr>
        <w:t xml:space="preserve">the </w:t>
      </w:r>
      <w:r w:rsidR="0070600F" w:rsidRPr="004C12EE">
        <w:rPr>
          <w:rFonts w:ascii="Arial" w:hAnsi="Arial" w:cs="Arial"/>
          <w:sz w:val="24"/>
          <w:szCs w:val="24"/>
        </w:rPr>
        <w:t xml:space="preserve">tool is loading some inexistent preset Matrix in your project. The error </w:t>
      </w:r>
      <w:ins w:id="182" w:author="Alejandro Sainz" w:date="2024-03-30T02:23:00Z" w16du:dateUtc="2024-03-30T06:23:00Z">
        <w:r w:rsidR="00630180" w:rsidRPr="007F60CE">
          <w:rPr>
            <w:rFonts w:ascii="Arial" w:hAnsi="Arial" w:cs="Arial"/>
            <w:sz w:val="24"/>
            <w:szCs w:val="24"/>
          </w:rPr>
          <w:t>won't</w:t>
        </w:r>
        <w:r w:rsidR="00630180">
          <w:rPr>
            <w:rFonts w:ascii="Arial" w:hAnsi="Arial" w:cs="Arial"/>
            <w:sz w:val="24"/>
            <w:szCs w:val="24"/>
          </w:rPr>
          <w:t xml:space="preserve"> </w:t>
        </w:r>
      </w:ins>
      <w:del w:id="183" w:author="Alejandro Sainz" w:date="2024-03-30T02:23:00Z" w16du:dateUtc="2024-03-30T06:23:00Z">
        <w:r w:rsidR="0070600F" w:rsidRPr="004C12EE" w:rsidDel="00630180">
          <w:rPr>
            <w:rFonts w:ascii="Arial" w:hAnsi="Arial" w:cs="Arial"/>
            <w:sz w:val="24"/>
            <w:szCs w:val="24"/>
          </w:rPr>
          <w:delText>won</w:delText>
        </w:r>
      </w:del>
      <w:del w:id="184" w:author="Alejandro Sainz" w:date="2024-03-30T02:22:00Z" w16du:dateUtc="2024-03-30T06:22:00Z">
        <w:r w:rsidR="0070600F" w:rsidRPr="004C12EE" w:rsidDel="00630180">
          <w:rPr>
            <w:rFonts w:ascii="Arial" w:hAnsi="Arial" w:cs="Arial"/>
            <w:sz w:val="24"/>
            <w:szCs w:val="24"/>
          </w:rPr>
          <w:delText>’</w:delText>
        </w:r>
      </w:del>
      <w:del w:id="185" w:author="Alejandro Sainz" w:date="2024-03-30T02:23:00Z" w16du:dateUtc="2024-03-30T06:23:00Z">
        <w:r w:rsidR="0070600F" w:rsidRPr="004C12EE" w:rsidDel="00630180">
          <w:rPr>
            <w:rFonts w:ascii="Arial" w:hAnsi="Arial" w:cs="Arial"/>
            <w:sz w:val="24"/>
            <w:szCs w:val="24"/>
          </w:rPr>
          <w:delText xml:space="preserve">t </w:delText>
        </w:r>
      </w:del>
      <w:r w:rsidR="0070600F" w:rsidRPr="004C12EE">
        <w:rPr>
          <w:rFonts w:ascii="Arial" w:hAnsi="Arial" w:cs="Arial"/>
          <w:sz w:val="24"/>
          <w:szCs w:val="24"/>
        </w:rPr>
        <w:t>show up anymore if a correct preset is set</w:t>
      </w:r>
      <w:del w:id="186" w:author="Alejandro Sainz" w:date="2024-03-30T02:25:00Z" w16du:dateUtc="2024-03-30T06:25:00Z">
        <w:r w:rsidR="0070600F" w:rsidRPr="004C12EE" w:rsidDel="00630180">
          <w:rPr>
            <w:rFonts w:ascii="Arial" w:hAnsi="Arial" w:cs="Arial"/>
            <w:sz w:val="24"/>
            <w:szCs w:val="24"/>
          </w:rPr>
          <w:delText>ted</w:delText>
        </w:r>
      </w:del>
      <w:r w:rsidR="0070600F" w:rsidRPr="004C12EE">
        <w:rPr>
          <w:rFonts w:ascii="Arial" w:hAnsi="Arial" w:cs="Arial"/>
          <w:sz w:val="24"/>
          <w:szCs w:val="24"/>
        </w:rPr>
        <w:t>.</w:t>
      </w:r>
    </w:p>
    <w:p w14:paraId="781DD453" w14:textId="33B05C74" w:rsidR="0070600F" w:rsidRDefault="0070600F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C12EE">
        <w:rPr>
          <w:rFonts w:ascii="Arial" w:hAnsi="Arial" w:cs="Arial"/>
          <w:sz w:val="24"/>
          <w:szCs w:val="24"/>
        </w:rPr>
        <w:t xml:space="preserve">Every time a new </w:t>
      </w:r>
      <w:proofErr w:type="spellStart"/>
      <w:r w:rsidRPr="004C12EE">
        <w:rPr>
          <w:rFonts w:ascii="Arial" w:hAnsi="Arial" w:cs="Arial"/>
          <w:sz w:val="24"/>
          <w:szCs w:val="24"/>
        </w:rPr>
        <w:t>TLForge</w:t>
      </w:r>
      <w:proofErr w:type="spellEnd"/>
      <w:r w:rsidRPr="004C12EE">
        <w:rPr>
          <w:rFonts w:ascii="Arial" w:hAnsi="Arial" w:cs="Arial"/>
          <w:sz w:val="24"/>
          <w:szCs w:val="24"/>
        </w:rPr>
        <w:t xml:space="preserve"> gets created, the </w:t>
      </w:r>
      <w:proofErr w:type="spellStart"/>
      <w:r w:rsidRPr="004C12EE">
        <w:rPr>
          <w:rFonts w:ascii="Arial" w:hAnsi="Arial" w:cs="Arial"/>
          <w:sz w:val="24"/>
          <w:szCs w:val="24"/>
        </w:rPr>
        <w:t>LayerCollisionMatrix</w:t>
      </w:r>
      <w:proofErr w:type="spellEnd"/>
      <w:r w:rsidRPr="004C12EE">
        <w:rPr>
          <w:rFonts w:ascii="Arial" w:hAnsi="Arial" w:cs="Arial"/>
          <w:sz w:val="24"/>
          <w:szCs w:val="24"/>
        </w:rPr>
        <w:t xml:space="preserve"> is set</w:t>
      </w:r>
      <w:del w:id="187" w:author="Alejandro Sainz" w:date="2024-03-30T02:25:00Z" w16du:dateUtc="2024-03-30T06:25:00Z">
        <w:r w:rsidRPr="004C12EE" w:rsidDel="00630180">
          <w:rPr>
            <w:rFonts w:ascii="Arial" w:hAnsi="Arial" w:cs="Arial"/>
            <w:sz w:val="24"/>
            <w:szCs w:val="24"/>
          </w:rPr>
          <w:delText>ted</w:delText>
        </w:r>
      </w:del>
      <w:r w:rsidRPr="004C12EE">
        <w:rPr>
          <w:rFonts w:ascii="Arial" w:hAnsi="Arial" w:cs="Arial"/>
          <w:sz w:val="24"/>
          <w:szCs w:val="24"/>
        </w:rPr>
        <w:t xml:space="preserve"> as a default preset, but is very likely </w:t>
      </w:r>
      <w:r w:rsidR="00DC3627" w:rsidRPr="004C12EE">
        <w:rPr>
          <w:rFonts w:ascii="Arial" w:hAnsi="Arial" w:cs="Arial"/>
          <w:sz w:val="24"/>
          <w:szCs w:val="24"/>
        </w:rPr>
        <w:t>that don’t exist in the project, therefore a new valid preset needs to be created.</w:t>
      </w:r>
    </w:p>
    <w:p w14:paraId="557ED673" w14:textId="442F4F6B" w:rsidR="00487093" w:rsidRPr="00487093" w:rsidRDefault="00487093" w:rsidP="006C224E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87093">
        <w:rPr>
          <w:rFonts w:ascii="Arial" w:hAnsi="Arial" w:cs="Arial"/>
          <w:b/>
          <w:bCs/>
          <w:sz w:val="24"/>
          <w:szCs w:val="24"/>
        </w:rPr>
        <w:t xml:space="preserve">Why the Target of the </w:t>
      </w:r>
      <w:proofErr w:type="spellStart"/>
      <w:r w:rsidRPr="00487093">
        <w:rPr>
          <w:rFonts w:ascii="Arial" w:hAnsi="Arial" w:cs="Arial"/>
          <w:b/>
          <w:bCs/>
          <w:sz w:val="24"/>
          <w:szCs w:val="24"/>
        </w:rPr>
        <w:t>TLFCustomProperties</w:t>
      </w:r>
      <w:proofErr w:type="spellEnd"/>
      <w:r w:rsidRPr="00487093">
        <w:rPr>
          <w:rFonts w:ascii="Arial" w:hAnsi="Arial" w:cs="Arial"/>
          <w:b/>
          <w:bCs/>
          <w:sz w:val="24"/>
          <w:szCs w:val="24"/>
        </w:rPr>
        <w:t xml:space="preserve"> can never be null?</w:t>
      </w:r>
    </w:p>
    <w:p w14:paraId="23E40D39" w14:textId="7EDC1C0B" w:rsidR="00487093" w:rsidRPr="004C12EE" w:rsidRDefault="00487093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</w:p>
    <w:p w14:paraId="2EC70050" w14:textId="12763600" w:rsidR="00C970C6" w:rsidRPr="004C12EE" w:rsidRDefault="00C970C6" w:rsidP="006C224E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C12EE">
        <w:rPr>
          <w:rFonts w:ascii="Arial" w:hAnsi="Arial" w:cs="Arial"/>
          <w:b/>
          <w:bCs/>
          <w:sz w:val="24"/>
          <w:szCs w:val="24"/>
        </w:rPr>
        <w:t>Why if a layer gets deleted while it’s interactions where activated and then another layer gets added into project by default the matrix mark an interaction there?</w:t>
      </w:r>
    </w:p>
    <w:p w14:paraId="63DF1A3E" w14:textId="7EA3FEF8" w:rsidR="00C970C6" w:rsidRPr="004C12EE" w:rsidRDefault="00C970C6" w:rsidP="006C224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4C12EE">
        <w:rPr>
          <w:rFonts w:ascii="Arial" w:hAnsi="Arial" w:cs="Arial"/>
          <w:sz w:val="24"/>
          <w:szCs w:val="24"/>
        </w:rPr>
        <w:t>a</w:t>
      </w:r>
    </w:p>
    <w:sectPr w:rsidR="00C970C6" w:rsidRPr="004C12EE" w:rsidSect="00E523B7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D4C2B5" w14:textId="77777777" w:rsidR="00E523B7" w:rsidRDefault="00E523B7" w:rsidP="00C77C77">
      <w:pPr>
        <w:spacing w:after="0" w:line="240" w:lineRule="auto"/>
      </w:pPr>
      <w:r>
        <w:separator/>
      </w:r>
    </w:p>
  </w:endnote>
  <w:endnote w:type="continuationSeparator" w:id="0">
    <w:p w14:paraId="686A9F00" w14:textId="77777777" w:rsidR="00E523B7" w:rsidRDefault="00E523B7" w:rsidP="00C77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1E9C90" w14:textId="369D2035" w:rsidR="00C936D1" w:rsidRDefault="00C936D1">
    <w:pPr>
      <w:pStyle w:val="Footer"/>
      <w:jc w:val="right"/>
    </w:pPr>
  </w:p>
  <w:p w14:paraId="4BCE035D" w14:textId="77777777" w:rsidR="00C77C77" w:rsidRDefault="00C77C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63861E" w14:textId="531D028A" w:rsidR="00C936D1" w:rsidRDefault="00C936D1" w:rsidP="00C936D1">
    <w:pPr>
      <w:pStyle w:val="Footer"/>
      <w:tabs>
        <w:tab w:val="clear" w:pos="4680"/>
        <w:tab w:val="clear" w:pos="9360"/>
        <w:tab w:val="left" w:pos="734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723253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D0C3D2" w14:textId="44A5E8CE" w:rsidR="00C936D1" w:rsidRDefault="00C936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F171EC" w14:textId="77777777" w:rsidR="00C936D1" w:rsidRDefault="00C936D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680961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08A54B" w14:textId="0DE5C25D" w:rsidR="00C936D1" w:rsidRDefault="00C936D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1779F0" w14:textId="36265E9E" w:rsidR="00C936D1" w:rsidRDefault="00C936D1" w:rsidP="00C936D1">
    <w:pPr>
      <w:pStyle w:val="Footer"/>
      <w:tabs>
        <w:tab w:val="clear" w:pos="4680"/>
        <w:tab w:val="clear" w:pos="9360"/>
        <w:tab w:val="left" w:pos="73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375FD5" w14:textId="77777777" w:rsidR="00E523B7" w:rsidRDefault="00E523B7" w:rsidP="00C77C77">
      <w:pPr>
        <w:spacing w:after="0" w:line="240" w:lineRule="auto"/>
      </w:pPr>
      <w:r>
        <w:separator/>
      </w:r>
    </w:p>
  </w:footnote>
  <w:footnote w:type="continuationSeparator" w:id="0">
    <w:p w14:paraId="03DCCAE1" w14:textId="77777777" w:rsidR="00E523B7" w:rsidRDefault="00E523B7" w:rsidP="00C77C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02D34" w14:textId="77777777" w:rsidR="00C936D1" w:rsidRDefault="00C936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C9380E" w14:textId="77777777" w:rsidR="00C936D1" w:rsidRDefault="00C936D1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lejandro Sainz">
    <w15:presenceInfo w15:providerId="Windows Live" w15:userId="ad75b5e4ed15f3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173"/>
    <w:rsid w:val="0001183D"/>
    <w:rsid w:val="0008549D"/>
    <w:rsid w:val="00092E8A"/>
    <w:rsid w:val="000E52C5"/>
    <w:rsid w:val="0010081F"/>
    <w:rsid w:val="001274C1"/>
    <w:rsid w:val="00144557"/>
    <w:rsid w:val="00147B41"/>
    <w:rsid w:val="00150CB3"/>
    <w:rsid w:val="00184B22"/>
    <w:rsid w:val="00185158"/>
    <w:rsid w:val="001B31E7"/>
    <w:rsid w:val="001B741F"/>
    <w:rsid w:val="001D6BCD"/>
    <w:rsid w:val="00231E13"/>
    <w:rsid w:val="002766CD"/>
    <w:rsid w:val="00297E77"/>
    <w:rsid w:val="002B4FE2"/>
    <w:rsid w:val="002B66EE"/>
    <w:rsid w:val="002D2180"/>
    <w:rsid w:val="00302E4E"/>
    <w:rsid w:val="00371DDE"/>
    <w:rsid w:val="00392A1C"/>
    <w:rsid w:val="003A1BD7"/>
    <w:rsid w:val="003B6897"/>
    <w:rsid w:val="003F4C43"/>
    <w:rsid w:val="00444F83"/>
    <w:rsid w:val="004775E8"/>
    <w:rsid w:val="00487093"/>
    <w:rsid w:val="004C12EE"/>
    <w:rsid w:val="004C1DF2"/>
    <w:rsid w:val="004C4E67"/>
    <w:rsid w:val="004C5204"/>
    <w:rsid w:val="0051239A"/>
    <w:rsid w:val="00530113"/>
    <w:rsid w:val="005508A5"/>
    <w:rsid w:val="005B15A6"/>
    <w:rsid w:val="005C4C47"/>
    <w:rsid w:val="005F5EBD"/>
    <w:rsid w:val="00611DAB"/>
    <w:rsid w:val="006229F0"/>
    <w:rsid w:val="006263EA"/>
    <w:rsid w:val="00630180"/>
    <w:rsid w:val="006A2F90"/>
    <w:rsid w:val="006C224E"/>
    <w:rsid w:val="0070600F"/>
    <w:rsid w:val="00722879"/>
    <w:rsid w:val="007636D1"/>
    <w:rsid w:val="00765273"/>
    <w:rsid w:val="00776A29"/>
    <w:rsid w:val="00780B37"/>
    <w:rsid w:val="00796A9D"/>
    <w:rsid w:val="007A63F0"/>
    <w:rsid w:val="007B3EFB"/>
    <w:rsid w:val="007C470A"/>
    <w:rsid w:val="007F3A21"/>
    <w:rsid w:val="007F60CE"/>
    <w:rsid w:val="00804BAB"/>
    <w:rsid w:val="00806538"/>
    <w:rsid w:val="00862A7E"/>
    <w:rsid w:val="008B497F"/>
    <w:rsid w:val="008B56E3"/>
    <w:rsid w:val="008C0E2D"/>
    <w:rsid w:val="008D1762"/>
    <w:rsid w:val="008E142C"/>
    <w:rsid w:val="008E5402"/>
    <w:rsid w:val="008E7F2C"/>
    <w:rsid w:val="00957EDF"/>
    <w:rsid w:val="00977ECA"/>
    <w:rsid w:val="00993A2A"/>
    <w:rsid w:val="009A6996"/>
    <w:rsid w:val="009C4E94"/>
    <w:rsid w:val="009E44FD"/>
    <w:rsid w:val="00A048AD"/>
    <w:rsid w:val="00A21142"/>
    <w:rsid w:val="00A74EBF"/>
    <w:rsid w:val="00A83EA3"/>
    <w:rsid w:val="00A94277"/>
    <w:rsid w:val="00AA61A6"/>
    <w:rsid w:val="00AB2AF2"/>
    <w:rsid w:val="00AC5E30"/>
    <w:rsid w:val="00B154ED"/>
    <w:rsid w:val="00B359D5"/>
    <w:rsid w:val="00B36D6F"/>
    <w:rsid w:val="00B37914"/>
    <w:rsid w:val="00B701B9"/>
    <w:rsid w:val="00B70D21"/>
    <w:rsid w:val="00B70E36"/>
    <w:rsid w:val="00B73E31"/>
    <w:rsid w:val="00B75183"/>
    <w:rsid w:val="00BB1421"/>
    <w:rsid w:val="00BB1483"/>
    <w:rsid w:val="00BF4173"/>
    <w:rsid w:val="00BF6EB1"/>
    <w:rsid w:val="00C421E7"/>
    <w:rsid w:val="00C53175"/>
    <w:rsid w:val="00C74E34"/>
    <w:rsid w:val="00C77C77"/>
    <w:rsid w:val="00C830D1"/>
    <w:rsid w:val="00C936D1"/>
    <w:rsid w:val="00C970C6"/>
    <w:rsid w:val="00CA3F97"/>
    <w:rsid w:val="00CA48E1"/>
    <w:rsid w:val="00CA62FD"/>
    <w:rsid w:val="00CC5389"/>
    <w:rsid w:val="00CF404C"/>
    <w:rsid w:val="00CF70EB"/>
    <w:rsid w:val="00D077F1"/>
    <w:rsid w:val="00D435A3"/>
    <w:rsid w:val="00D516F1"/>
    <w:rsid w:val="00D74D4A"/>
    <w:rsid w:val="00D82713"/>
    <w:rsid w:val="00D85DA3"/>
    <w:rsid w:val="00D94707"/>
    <w:rsid w:val="00D94921"/>
    <w:rsid w:val="00DB6FEB"/>
    <w:rsid w:val="00DB753B"/>
    <w:rsid w:val="00DC3627"/>
    <w:rsid w:val="00DC749C"/>
    <w:rsid w:val="00DD0B68"/>
    <w:rsid w:val="00E10B53"/>
    <w:rsid w:val="00E432AA"/>
    <w:rsid w:val="00E523B7"/>
    <w:rsid w:val="00E911D6"/>
    <w:rsid w:val="00E917FD"/>
    <w:rsid w:val="00EC0202"/>
    <w:rsid w:val="00EC0239"/>
    <w:rsid w:val="00EC51D3"/>
    <w:rsid w:val="00ED3B7B"/>
    <w:rsid w:val="00F04ABF"/>
    <w:rsid w:val="00F24B20"/>
    <w:rsid w:val="00F37544"/>
    <w:rsid w:val="00F656B5"/>
    <w:rsid w:val="00FA3967"/>
    <w:rsid w:val="00FA4B5D"/>
    <w:rsid w:val="00FC061C"/>
    <w:rsid w:val="00FE237B"/>
    <w:rsid w:val="00FE3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B1F38C"/>
  <w15:chartTrackingRefBased/>
  <w15:docId w15:val="{06E150D6-0813-4337-BF87-2B08E67FD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7C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D3B7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D3B7B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77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C77"/>
  </w:style>
  <w:style w:type="paragraph" w:styleId="Footer">
    <w:name w:val="footer"/>
    <w:basedOn w:val="Normal"/>
    <w:link w:val="FooterChar"/>
    <w:uiPriority w:val="99"/>
    <w:unhideWhenUsed/>
    <w:rsid w:val="00C77C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C77"/>
  </w:style>
  <w:style w:type="character" w:customStyle="1" w:styleId="Heading1Char">
    <w:name w:val="Heading 1 Char"/>
    <w:basedOn w:val="DefaultParagraphFont"/>
    <w:link w:val="Heading1"/>
    <w:uiPriority w:val="9"/>
    <w:rsid w:val="00C77C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7C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C061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C06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C061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C061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B1483"/>
    <w:pPr>
      <w:spacing w:after="0" w:line="240" w:lineRule="auto"/>
    </w:pPr>
    <w:tblPr/>
  </w:style>
  <w:style w:type="character" w:styleId="UnresolvedMention">
    <w:name w:val="Unresolved Mention"/>
    <w:basedOn w:val="DefaultParagraphFont"/>
    <w:uiPriority w:val="99"/>
    <w:semiHidden/>
    <w:unhideWhenUsed/>
    <w:rsid w:val="00D74D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43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paragraph" w:styleId="Revision">
    <w:name w:val="Revision"/>
    <w:hidden/>
    <w:uiPriority w:val="99"/>
    <w:semiHidden/>
    <w:rsid w:val="002766CD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E1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B753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B753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15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mailto:alejasainzmartinez@gmail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1E0E0-138D-415B-B7AB-51828D73F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9</Pages>
  <Words>1624</Words>
  <Characters>9262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Sainz</dc:creator>
  <cp:keywords/>
  <dc:description/>
  <cp:lastModifiedBy>Alejandro Sainz</cp:lastModifiedBy>
  <cp:revision>95</cp:revision>
  <dcterms:created xsi:type="dcterms:W3CDTF">2024-03-25T17:32:00Z</dcterms:created>
  <dcterms:modified xsi:type="dcterms:W3CDTF">2024-03-30T07:26:00Z</dcterms:modified>
</cp:coreProperties>
</file>